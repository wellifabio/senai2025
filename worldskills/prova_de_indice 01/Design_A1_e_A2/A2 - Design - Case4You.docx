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9435A" w:rsidRDefault="00D17BBB">
      <w:pPr>
        <w:pStyle w:val="Ttulo"/>
        <w:ind w:left="4320"/>
      </w:pPr>
      <w:r>
        <w:rPr>
          <w:noProof/>
          <w:color w:val="FFFFFF"/>
        </w:rPr>
        <w:drawing>
          <wp:anchor distT="0" distB="0" distL="0" distR="0" simplePos="0" relativeHeight="251658241" behindDoc="1" locked="0" layoutInCell="1" hidden="0" allowOverlap="1" wp14:anchorId="6C3A8D18" wp14:editId="23D029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B7D8C">
        <w:rPr>
          <w:color w:val="FFFFFF"/>
        </w:rPr>
        <w:t>Projeto Teste</w:t>
      </w:r>
    </w:p>
    <w:p w14:paraId="00000002" w14:textId="77777777" w:rsidR="0019435A" w:rsidRDefault="00FB7D8C">
      <w:pPr>
        <w:tabs>
          <w:tab w:val="left" w:pos="1560"/>
        </w:tabs>
        <w:spacing w:before="155"/>
        <w:ind w:left="1276" w:right="-258"/>
        <w:rPr>
          <w:sz w:val="52"/>
          <w:szCs w:val="52"/>
        </w:rPr>
      </w:pPr>
      <w:r>
        <w:rPr>
          <w:color w:val="89E1D1"/>
          <w:sz w:val="52"/>
          <w:szCs w:val="52"/>
        </w:rPr>
        <w:t>Desenvolvimento de Aplicativos Móveis</w:t>
      </w:r>
    </w:p>
    <w:p w14:paraId="00000003" w14:textId="4C6C619C" w:rsidR="0019435A" w:rsidRDefault="00FB7D8C">
      <w:pPr>
        <w:pStyle w:val="Ttulo4"/>
        <w:ind w:left="6096" w:firstLine="1275"/>
      </w:pPr>
      <w:r>
        <w:rPr>
          <w:color w:val="FFFFFF"/>
        </w:rPr>
        <w:t>M</w:t>
      </w:r>
      <w:r w:rsidR="00D44300">
        <w:rPr>
          <w:color w:val="FFFFFF"/>
        </w:rPr>
        <w:t>ó</w:t>
      </w:r>
      <w:r>
        <w:rPr>
          <w:color w:val="FFFFFF"/>
        </w:rPr>
        <w:t>dulo A2 - Design</w:t>
      </w:r>
    </w:p>
    <w:p w14:paraId="00000004" w14:textId="77777777" w:rsidR="0019435A" w:rsidRDefault="00FB7D8C">
      <w:pPr>
        <w:pStyle w:val="Ttulo2"/>
        <w:tabs>
          <w:tab w:val="left" w:pos="10065"/>
        </w:tabs>
        <w:ind w:right="25"/>
      </w:pPr>
      <w:r>
        <w:rPr>
          <w:color w:val="89E1D1"/>
        </w:rPr>
        <w:t>Dia 1 – P.M.</w:t>
      </w:r>
    </w:p>
    <w:p w14:paraId="00000005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6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7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8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9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A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B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C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D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E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0F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0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1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2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3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4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5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6" w14:textId="7FB2801F" w:rsidR="0019435A" w:rsidRDefault="001943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000019" w14:textId="77777777" w:rsidR="0019435A" w:rsidRDefault="00FB7D8C">
      <w:pPr>
        <w:pBdr>
          <w:top w:val="nil"/>
          <w:left w:val="nil"/>
          <w:bottom w:val="nil"/>
          <w:right w:val="nil"/>
          <w:between w:val="nil"/>
        </w:pBdr>
        <w:spacing w:before="4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Criado por:</w:t>
      </w:r>
    </w:p>
    <w:p w14:paraId="6186BB36" w14:textId="6F1C3608" w:rsidR="0019435A" w:rsidRPr="005A42B5" w:rsidRDefault="00D44300">
      <w:pPr>
        <w:pBdr>
          <w:top w:val="nil"/>
          <w:left w:val="nil"/>
          <w:bottom w:val="nil"/>
          <w:right w:val="nil"/>
          <w:between w:val="nil"/>
        </w:pBdr>
        <w:spacing w:before="18"/>
        <w:ind w:left="112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Cristiano Brandão da Silva</w:t>
      </w:r>
    </w:p>
    <w:p w14:paraId="29AA8B6F" w14:textId="77777777" w:rsidR="0078505B" w:rsidRDefault="0078505B">
      <w:pPr>
        <w:pBdr>
          <w:top w:val="nil"/>
          <w:left w:val="nil"/>
          <w:bottom w:val="nil"/>
          <w:right w:val="nil"/>
          <w:between w:val="nil"/>
        </w:pBdr>
        <w:spacing w:before="18"/>
        <w:ind w:left="112"/>
        <w:rPr>
          <w:color w:val="000000"/>
          <w:sz w:val="20"/>
          <w:szCs w:val="20"/>
        </w:rPr>
      </w:pPr>
    </w:p>
    <w:p w14:paraId="0000001B" w14:textId="13670DF5" w:rsidR="0078505B" w:rsidRDefault="0078505B">
      <w:pPr>
        <w:pBdr>
          <w:top w:val="nil"/>
          <w:left w:val="nil"/>
          <w:bottom w:val="nil"/>
          <w:right w:val="nil"/>
          <w:between w:val="nil"/>
        </w:pBdr>
        <w:spacing w:before="18"/>
        <w:ind w:left="112"/>
        <w:rPr>
          <w:color w:val="000000"/>
          <w:sz w:val="20"/>
          <w:szCs w:val="20"/>
        </w:rPr>
        <w:sectPr w:rsidR="0078505B">
          <w:headerReference w:type="default" r:id="rId9"/>
          <w:footerReference w:type="default" r:id="rId10"/>
          <w:pgSz w:w="11910" w:h="16840"/>
          <w:pgMar w:top="1200" w:right="800" w:bottom="280" w:left="1020" w:header="720" w:footer="720" w:gutter="0"/>
          <w:pgNumType w:start="1"/>
          <w:cols w:space="720"/>
        </w:sectPr>
      </w:pPr>
    </w:p>
    <w:p w14:paraId="0000001C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color w:val="000000"/>
          <w:sz w:val="40"/>
          <w:szCs w:val="40"/>
        </w:rPr>
      </w:pPr>
    </w:p>
    <w:p w14:paraId="0000001D" w14:textId="77777777" w:rsidR="0019435A" w:rsidRDefault="00FB7D8C">
      <w:pPr>
        <w:spacing w:before="1"/>
        <w:ind w:left="112"/>
        <w:rPr>
          <w:b/>
          <w:sz w:val="40"/>
          <w:szCs w:val="40"/>
        </w:rPr>
      </w:pPr>
      <w:bookmarkStart w:id="0" w:name="gjdgxs" w:colFirst="0" w:colLast="0"/>
      <w:bookmarkEnd w:id="0"/>
      <w:r>
        <w:rPr>
          <w:b/>
          <w:color w:val="003763"/>
          <w:sz w:val="40"/>
          <w:szCs w:val="40"/>
        </w:rPr>
        <w:t>Conteúdo</w:t>
      </w:r>
    </w:p>
    <w:sdt>
      <w:sdtPr>
        <w:id w:val="1157729131"/>
        <w:docPartObj>
          <w:docPartGallery w:val="Table of Contents"/>
          <w:docPartUnique/>
        </w:docPartObj>
      </w:sdtPr>
      <w:sdtContent>
        <w:p w14:paraId="4EEE1A2A" w14:textId="340E919F" w:rsidR="003B75B2" w:rsidRDefault="00BF6071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>TOC \o "1-1" \z \u \h</w:instrText>
          </w:r>
          <w:r>
            <w:fldChar w:fldCharType="separate"/>
          </w:r>
          <w:hyperlink w:anchor="_Toc197438736" w:history="1">
            <w:r w:rsidR="003B75B2" w:rsidRPr="001A2DF2">
              <w:rPr>
                <w:rStyle w:val="Hyperlink"/>
                <w:noProof/>
              </w:rPr>
              <w:t>Introdução</w:t>
            </w:r>
            <w:r w:rsidR="003B75B2">
              <w:rPr>
                <w:noProof/>
                <w:webHidden/>
              </w:rPr>
              <w:tab/>
            </w:r>
            <w:r w:rsidR="003B75B2">
              <w:rPr>
                <w:noProof/>
                <w:webHidden/>
              </w:rPr>
              <w:fldChar w:fldCharType="begin"/>
            </w:r>
            <w:r w:rsidR="003B75B2">
              <w:rPr>
                <w:noProof/>
                <w:webHidden/>
              </w:rPr>
              <w:instrText xml:space="preserve"> PAGEREF _Toc197438736 \h </w:instrText>
            </w:r>
            <w:r w:rsidR="003B75B2">
              <w:rPr>
                <w:noProof/>
                <w:webHidden/>
              </w:rPr>
            </w:r>
            <w:r w:rsidR="003B75B2">
              <w:rPr>
                <w:noProof/>
                <w:webHidden/>
              </w:rPr>
              <w:fldChar w:fldCharType="separate"/>
            </w:r>
            <w:r w:rsidR="00797B88">
              <w:rPr>
                <w:noProof/>
                <w:webHidden/>
              </w:rPr>
              <w:t>3</w:t>
            </w:r>
            <w:r w:rsidR="003B75B2">
              <w:rPr>
                <w:noProof/>
                <w:webHidden/>
              </w:rPr>
              <w:fldChar w:fldCharType="end"/>
            </w:r>
          </w:hyperlink>
        </w:p>
        <w:p w14:paraId="1F6E9C32" w14:textId="1EE51176" w:rsidR="003B75B2" w:rsidRDefault="003B75B2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197438737" w:history="1">
            <w:r w:rsidRPr="001A2DF2">
              <w:rPr>
                <w:rStyle w:val="Hyperlink"/>
                <w:noProof/>
              </w:rPr>
              <w:t>Descrição do Projeto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B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E2F5" w14:textId="0A7AE214" w:rsidR="003B75B2" w:rsidRDefault="003B75B2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197438738" w:history="1">
            <w:r w:rsidRPr="001A2DF2">
              <w:rPr>
                <w:rStyle w:val="Hyperlink"/>
                <w:noProof/>
              </w:rPr>
              <w:t>Instruções para o competidor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B8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C512" w14:textId="558A4799" w:rsidR="003B75B2" w:rsidRDefault="003B75B2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197438739" w:history="1">
            <w:r w:rsidRPr="001A2DF2">
              <w:rPr>
                <w:rStyle w:val="Hyperlink"/>
                <w:noProof/>
              </w:rPr>
              <w:t>Esquema de Pontuação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B8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E616" w14:textId="5D0CCBAA" w:rsidR="00BF6071" w:rsidRDefault="00BF6071" w:rsidP="00BF6071">
          <w:pPr>
            <w:pStyle w:val="Sumrio1"/>
            <w:tabs>
              <w:tab w:val="right" w:leader="dot" w:pos="10080"/>
            </w:tabs>
            <w:rPr>
              <w:rStyle w:val="Hyperlink"/>
              <w:noProof/>
              <w:kern w:val="2"/>
              <w:lang w:val="pt-BR" w:eastAsia="pt-BR"/>
              <w14:ligatures w14:val="standardContextual"/>
            </w:rPr>
          </w:pPr>
          <w:r>
            <w:fldChar w:fldCharType="end"/>
          </w:r>
        </w:p>
      </w:sdtContent>
    </w:sdt>
    <w:p w14:paraId="00000023" w14:textId="3FEFE264" w:rsidR="00BF6071" w:rsidRDefault="00BF6071"/>
    <w:p w14:paraId="5863E93C" w14:textId="77777777" w:rsidR="00BF6071" w:rsidRPr="00BF6071" w:rsidRDefault="00BF6071" w:rsidP="00BF6071"/>
    <w:p w14:paraId="3163F728" w14:textId="77777777" w:rsidR="00BF6071" w:rsidRPr="00BF6071" w:rsidRDefault="00BF6071" w:rsidP="00BF6071"/>
    <w:p w14:paraId="19EA000D" w14:textId="77777777" w:rsidR="00BF6071" w:rsidRPr="00BF6071" w:rsidRDefault="00BF6071" w:rsidP="00BF6071"/>
    <w:p w14:paraId="36D6036D" w14:textId="77777777" w:rsidR="00BF6071" w:rsidRPr="00BF6071" w:rsidRDefault="00BF6071" w:rsidP="00BF6071"/>
    <w:p w14:paraId="70CCFB67" w14:textId="4B4E2D43" w:rsidR="00BF6071" w:rsidRDefault="00BF6071" w:rsidP="00BF6071">
      <w:pPr>
        <w:jc w:val="center"/>
      </w:pPr>
    </w:p>
    <w:p w14:paraId="112B33D1" w14:textId="416F8F8C" w:rsidR="0019435A" w:rsidRPr="00BF6071" w:rsidRDefault="00BF6071" w:rsidP="00BF6071">
      <w:pPr>
        <w:tabs>
          <w:tab w:val="center" w:pos="5045"/>
        </w:tabs>
        <w:sectPr w:rsidR="0019435A" w:rsidRPr="00BF6071">
          <w:headerReference w:type="default" r:id="rId11"/>
          <w:footerReference w:type="default" r:id="rId12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  <w:r>
        <w:tab/>
      </w:r>
    </w:p>
    <w:p w14:paraId="00000024" w14:textId="77777777" w:rsidR="0019435A" w:rsidRDefault="00FB7D8C">
      <w:pPr>
        <w:pStyle w:val="Ttulo1"/>
        <w:spacing w:before="411"/>
        <w:ind w:left="0"/>
      </w:pPr>
      <w:bookmarkStart w:id="23" w:name="30j0zll" w:colFirst="0" w:colLast="0"/>
      <w:bookmarkStart w:id="24" w:name="_Toc197438736"/>
      <w:bookmarkEnd w:id="23"/>
      <w:r>
        <w:rPr>
          <w:color w:val="003763"/>
        </w:rPr>
        <w:lastRenderedPageBreak/>
        <w:t>Introdução</w:t>
      </w:r>
      <w:bookmarkEnd w:id="24"/>
    </w:p>
    <w:p w14:paraId="00000025" w14:textId="685E0619" w:rsidR="0019435A" w:rsidRDefault="00D44300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0"/>
          <w:szCs w:val="20"/>
        </w:rPr>
      </w:pPr>
      <w:r w:rsidRPr="00D44300">
        <w:rPr>
          <w:color w:val="000000"/>
          <w:sz w:val="20"/>
          <w:szCs w:val="20"/>
        </w:rPr>
        <w:t xml:space="preserve">A </w:t>
      </w:r>
      <w:r w:rsidRPr="00D44300">
        <w:rPr>
          <w:b/>
          <w:color w:val="000000"/>
          <w:sz w:val="20"/>
          <w:szCs w:val="20"/>
        </w:rPr>
        <w:t xml:space="preserve">Case4You </w:t>
      </w:r>
      <w:r w:rsidRPr="00D44300">
        <w:rPr>
          <w:color w:val="000000"/>
          <w:sz w:val="20"/>
          <w:szCs w:val="20"/>
        </w:rPr>
        <w:t>é uma empresa dedicada a transformar a proteção do seu celular em uma extensão do seu estilo pessoal. Especializada na criação de capas personalizadas, a Case4You permite que cada cliente escolha designs únicos, fotos, frases ou artes exclusivas para estampar seus acessórios, unindo funcionalidade e identidade visual. Nosso compromisso é oferecer produtos de qualidade, com acabamentos duráveis e impressão de alta definição, garantindo que cada capa seja tão única quanto seu dono.</w:t>
      </w:r>
    </w:p>
    <w:p w14:paraId="00000026" w14:textId="77777777" w:rsidR="0019435A" w:rsidRDefault="00FB7D8C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 </w:t>
      </w:r>
      <w:proofErr w:type="spellStart"/>
      <w:r>
        <w:rPr>
          <w:b/>
          <w:color w:val="000000"/>
          <w:sz w:val="20"/>
          <w:szCs w:val="20"/>
        </w:rPr>
        <w:t>Product</w:t>
      </w:r>
      <w:proofErr w:type="spellEnd"/>
      <w:r>
        <w:rPr>
          <w:b/>
          <w:color w:val="000000"/>
          <w:sz w:val="20"/>
          <w:szCs w:val="20"/>
        </w:rPr>
        <w:t xml:space="preserve"> Manager forneceu a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14:paraId="00000027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b/>
          <w:color w:val="000000"/>
          <w:sz w:val="20"/>
          <w:szCs w:val="20"/>
        </w:rPr>
      </w:pPr>
    </w:p>
    <w:p w14:paraId="00000028" w14:textId="77777777" w:rsidR="0019435A" w:rsidRDefault="00FB7D8C">
      <w:pPr>
        <w:pStyle w:val="Ttulo1"/>
        <w:ind w:left="0"/>
      </w:pPr>
      <w:bookmarkStart w:id="25" w:name="3znysh7" w:colFirst="0" w:colLast="0"/>
      <w:bookmarkStart w:id="26" w:name="_Toc197438737"/>
      <w:bookmarkEnd w:id="25"/>
      <w:r>
        <w:rPr>
          <w:color w:val="003763"/>
        </w:rPr>
        <w:t>Descrição do Projeto e Tarefas</w:t>
      </w:r>
      <w:bookmarkEnd w:id="26"/>
    </w:p>
    <w:p w14:paraId="00000029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14:paraId="0000002A" w14:textId="77777777" w:rsidR="0019435A" w:rsidRDefault="00FB7D8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desenvolvedor não precisa se preocupar com a estética exata 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14:paraId="0000002B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14:paraId="0000002C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9"/>
          <w:szCs w:val="9"/>
        </w:rPr>
      </w:pPr>
    </w:p>
    <w:tbl>
      <w:tblPr>
        <w:tblW w:w="9586" w:type="dxa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27" w:author="Microsoft Word" w:date="2024-10-22T16:18:00Z">
          <w:tblPr>
            <w:tblStyle w:val="a"/>
            <w:tblW w:w="9586" w:type="dxa"/>
            <w:tblInd w:w="146" w:type="dxa"/>
            <w:tbl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  <w:insideH w:val="single" w:sz="4" w:space="0" w:color="D7D7D7"/>
              <w:insideV w:val="single" w:sz="4" w:space="0" w:color="D7D7D7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406"/>
        <w:gridCol w:w="816"/>
        <w:gridCol w:w="2182"/>
        <w:gridCol w:w="2192"/>
        <w:gridCol w:w="3990"/>
        <w:tblGridChange w:id="28">
          <w:tblGrid>
            <w:gridCol w:w="406"/>
            <w:gridCol w:w="816"/>
            <w:gridCol w:w="2182"/>
            <w:gridCol w:w="2192"/>
            <w:gridCol w:w="3990"/>
          </w:tblGrid>
        </w:tblGridChange>
      </w:tblGrid>
      <w:tr w:rsidR="0019435A" w14:paraId="108BC2F4" w14:textId="77777777">
        <w:trPr>
          <w:trHeight w:val="342"/>
          <w:trPrChange w:id="29" w:author="Microsoft Word" w:date="2024-10-22T16:18:00Z">
            <w:trPr>
              <w:trHeight w:val="342"/>
            </w:trPr>
          </w:trPrChange>
        </w:trPr>
        <w:tc>
          <w:tcPr>
            <w:tcW w:w="406" w:type="dxa"/>
            <w:tcPrChange w:id="30" w:author="Microsoft Word" w:date="2024-10-22T16:18:00Z">
              <w:tcPr>
                <w:tcW w:w="406" w:type="dxa"/>
              </w:tcPr>
            </w:tcPrChange>
          </w:tcPr>
          <w:p w14:paraId="0000002D" w14:textId="77777777" w:rsidR="0019435A" w:rsidRDefault="00194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PrChange w:id="31" w:author="Microsoft Word" w:date="2024-10-22T16:18:00Z">
              <w:tcPr>
                <w:tcW w:w="816" w:type="dxa"/>
              </w:tcPr>
            </w:tcPrChange>
          </w:tcPr>
          <w:p w14:paraId="0000002E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Período</w:t>
            </w:r>
          </w:p>
        </w:tc>
        <w:tc>
          <w:tcPr>
            <w:tcW w:w="2182" w:type="dxa"/>
            <w:tcPrChange w:id="32" w:author="Microsoft Word" w:date="2024-10-22T16:18:00Z">
              <w:tcPr>
                <w:tcW w:w="2182" w:type="dxa"/>
              </w:tcPr>
            </w:tcPrChange>
          </w:tcPr>
          <w:p w14:paraId="0000002F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192" w:type="dxa"/>
            <w:tcPrChange w:id="33" w:author="Microsoft Word" w:date="2024-10-22T16:18:00Z">
              <w:tcPr>
                <w:tcW w:w="2192" w:type="dxa"/>
              </w:tcPr>
            </w:tcPrChange>
          </w:tcPr>
          <w:p w14:paraId="00000030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Tempo de Competição</w:t>
            </w:r>
          </w:p>
        </w:tc>
        <w:tc>
          <w:tcPr>
            <w:tcW w:w="3990" w:type="dxa"/>
            <w:tcPrChange w:id="34" w:author="Microsoft Word" w:date="2024-10-22T16:18:00Z">
              <w:tcPr>
                <w:tcW w:w="3990" w:type="dxa"/>
              </w:tcPr>
            </w:tcPrChange>
          </w:tcPr>
          <w:p w14:paraId="00000031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Dispositivo</w:t>
            </w:r>
          </w:p>
        </w:tc>
      </w:tr>
      <w:tr w:rsidR="0019435A" w14:paraId="5CC2C66F" w14:textId="77777777">
        <w:trPr>
          <w:trHeight w:val="340"/>
          <w:trPrChange w:id="35" w:author="Microsoft Word" w:date="2024-10-22T16:18:00Z">
            <w:trPr>
              <w:trHeight w:val="340"/>
            </w:trPr>
          </w:trPrChange>
        </w:trPr>
        <w:tc>
          <w:tcPr>
            <w:tcW w:w="406" w:type="dxa"/>
            <w:tcPrChange w:id="36" w:author="Microsoft Word" w:date="2024-10-22T16:18:00Z">
              <w:tcPr>
                <w:tcW w:w="406" w:type="dxa"/>
              </w:tcPr>
            </w:tcPrChange>
          </w:tcPr>
          <w:p w14:paraId="00000032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816" w:type="dxa"/>
            <w:tcPrChange w:id="37" w:author="Microsoft Word" w:date="2024-10-22T16:18:00Z">
              <w:tcPr>
                <w:tcW w:w="816" w:type="dxa"/>
              </w:tcPr>
            </w:tcPrChange>
          </w:tcPr>
          <w:p w14:paraId="00000033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808080"/>
                <w:sz w:val="20"/>
                <w:szCs w:val="20"/>
              </w:rPr>
            </w:pPr>
            <w:r>
              <w:rPr>
                <w:color w:val="808080"/>
                <w:sz w:val="20"/>
                <w:szCs w:val="20"/>
              </w:rPr>
              <w:t>A.M.</w:t>
            </w:r>
          </w:p>
        </w:tc>
        <w:tc>
          <w:tcPr>
            <w:tcW w:w="2182" w:type="dxa"/>
            <w:tcPrChange w:id="38" w:author="Microsoft Word" w:date="2024-10-22T16:18:00Z">
              <w:tcPr>
                <w:tcW w:w="2182" w:type="dxa"/>
              </w:tcPr>
            </w:tcPrChange>
          </w:tcPr>
          <w:p w14:paraId="00000034" w14:textId="0B1648A0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color w:val="808080"/>
                <w:sz w:val="20"/>
                <w:szCs w:val="20"/>
              </w:rPr>
            </w:pPr>
            <w:r>
              <w:rPr>
                <w:color w:val="808080"/>
                <w:sz w:val="20"/>
                <w:szCs w:val="20"/>
              </w:rPr>
              <w:t>Funcionalidades (</w:t>
            </w:r>
            <w:r w:rsidR="00053F29">
              <w:rPr>
                <w:color w:val="808080"/>
                <w:sz w:val="20"/>
                <w:szCs w:val="20"/>
              </w:rPr>
              <w:t>telefone</w:t>
            </w:r>
            <w:r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2192" w:type="dxa"/>
            <w:tcPrChange w:id="39" w:author="Microsoft Word" w:date="2024-10-22T16:18:00Z">
              <w:tcPr>
                <w:tcW w:w="2192" w:type="dxa"/>
              </w:tcPr>
            </w:tcPrChange>
          </w:tcPr>
          <w:p w14:paraId="00000035" w14:textId="5DDDCECC" w:rsidR="0019435A" w:rsidRDefault="00D4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4"/>
              <w:rPr>
                <w:color w:val="808080"/>
                <w:sz w:val="20"/>
                <w:szCs w:val="20"/>
              </w:rPr>
            </w:pPr>
            <w:r>
              <w:rPr>
                <w:color w:val="808080"/>
                <w:sz w:val="20"/>
                <w:szCs w:val="20"/>
              </w:rPr>
              <w:t>2</w:t>
            </w:r>
            <w:r w:rsidR="00FB7D8C">
              <w:rPr>
                <w:color w:val="808080"/>
                <w:sz w:val="20"/>
                <w:szCs w:val="20"/>
              </w:rPr>
              <w:t>.</w:t>
            </w:r>
            <w:r>
              <w:rPr>
                <w:color w:val="808080"/>
                <w:sz w:val="20"/>
                <w:szCs w:val="20"/>
              </w:rPr>
              <w:t>5</w:t>
            </w:r>
            <w:r w:rsidR="00FB7D8C">
              <w:rPr>
                <w:color w:val="808080"/>
                <w:sz w:val="20"/>
                <w:szCs w:val="20"/>
              </w:rPr>
              <w:t>h</w:t>
            </w:r>
          </w:p>
        </w:tc>
        <w:tc>
          <w:tcPr>
            <w:tcW w:w="3990" w:type="dxa"/>
            <w:tcPrChange w:id="40" w:author="Microsoft Word" w:date="2024-10-22T16:18:00Z">
              <w:tcPr>
                <w:tcW w:w="3990" w:type="dxa"/>
              </w:tcPr>
            </w:tcPrChange>
          </w:tcPr>
          <w:p w14:paraId="00000036" w14:textId="13CDB63A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808080"/>
                <w:sz w:val="20"/>
                <w:szCs w:val="20"/>
              </w:rPr>
            </w:pPr>
            <w:proofErr w:type="spellStart"/>
            <w:r>
              <w:rPr>
                <w:color w:val="808080"/>
                <w:sz w:val="20"/>
                <w:szCs w:val="20"/>
              </w:rPr>
              <w:t>Figma</w:t>
            </w:r>
            <w:proofErr w:type="spellEnd"/>
            <w:r>
              <w:rPr>
                <w:color w:val="808080"/>
                <w:sz w:val="20"/>
                <w:szCs w:val="20"/>
              </w:rPr>
              <w:t>: iPhone 1</w:t>
            </w:r>
            <w:r w:rsidR="00D44300">
              <w:rPr>
                <w:color w:val="808080"/>
                <w:sz w:val="20"/>
                <w:szCs w:val="20"/>
              </w:rPr>
              <w:t>6</w:t>
            </w:r>
            <w:r>
              <w:rPr>
                <w:color w:val="808080"/>
                <w:sz w:val="20"/>
                <w:szCs w:val="20"/>
              </w:rPr>
              <w:t xml:space="preserve"> Pro Max</w:t>
            </w:r>
          </w:p>
        </w:tc>
      </w:tr>
      <w:tr w:rsidR="0019435A" w14:paraId="37436837" w14:textId="77777777">
        <w:trPr>
          <w:trHeight w:val="410"/>
          <w:trPrChange w:id="41" w:author="Microsoft Word" w:date="2024-10-22T16:18:00Z">
            <w:trPr>
              <w:trHeight w:val="410"/>
            </w:trPr>
          </w:trPrChange>
        </w:trPr>
        <w:tc>
          <w:tcPr>
            <w:tcW w:w="406" w:type="dxa"/>
            <w:tcPrChange w:id="42" w:author="Microsoft Word" w:date="2024-10-22T16:18:00Z">
              <w:tcPr>
                <w:tcW w:w="406" w:type="dxa"/>
              </w:tcPr>
            </w:tcPrChange>
          </w:tcPr>
          <w:p w14:paraId="00000037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816" w:type="dxa"/>
            <w:tcPrChange w:id="43" w:author="Microsoft Word" w:date="2024-10-22T16:18:00Z">
              <w:tcPr>
                <w:tcW w:w="816" w:type="dxa"/>
              </w:tcPr>
            </w:tcPrChange>
          </w:tcPr>
          <w:p w14:paraId="00000038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P.M.</w:t>
            </w:r>
          </w:p>
        </w:tc>
        <w:tc>
          <w:tcPr>
            <w:tcW w:w="2182" w:type="dxa"/>
            <w:tcPrChange w:id="44" w:author="Microsoft Word" w:date="2024-10-22T16:18:00Z">
              <w:tcPr>
                <w:tcW w:w="2182" w:type="dxa"/>
              </w:tcPr>
            </w:tcPrChange>
          </w:tcPr>
          <w:p w14:paraId="00000039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Funcionalidades (tablet)</w:t>
            </w:r>
          </w:p>
        </w:tc>
        <w:tc>
          <w:tcPr>
            <w:tcW w:w="2192" w:type="dxa"/>
            <w:tcPrChange w:id="45" w:author="Microsoft Word" w:date="2024-10-22T16:18:00Z">
              <w:tcPr>
                <w:tcW w:w="2192" w:type="dxa"/>
              </w:tcPr>
            </w:tcPrChange>
          </w:tcPr>
          <w:p w14:paraId="0000003A" w14:textId="2CE36A66" w:rsidR="0019435A" w:rsidRDefault="00D4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7D8C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</w:rPr>
              <w:t>5</w:t>
            </w:r>
            <w:r w:rsidR="00FB7D8C">
              <w:rPr>
                <w:color w:val="000000"/>
                <w:sz w:val="20"/>
                <w:szCs w:val="20"/>
              </w:rPr>
              <w:t>h</w:t>
            </w:r>
          </w:p>
        </w:tc>
        <w:tc>
          <w:tcPr>
            <w:tcW w:w="3990" w:type="dxa"/>
            <w:tcPrChange w:id="46" w:author="Microsoft Word" w:date="2024-10-22T16:18:00Z">
              <w:tcPr>
                <w:tcW w:w="3990" w:type="dxa"/>
              </w:tcPr>
            </w:tcPrChange>
          </w:tcPr>
          <w:p w14:paraId="0000003B" w14:textId="131A716D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r w:rsidR="00D44300">
              <w:rPr>
                <w:color w:val="000000"/>
                <w:sz w:val="20"/>
                <w:szCs w:val="20"/>
              </w:rPr>
              <w:t>iPad Pro 11”</w:t>
            </w:r>
          </w:p>
        </w:tc>
      </w:tr>
    </w:tbl>
    <w:p w14:paraId="0000003C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2"/>
        <w:ind w:left="112"/>
        <w:jc w:val="both"/>
        <w:rPr>
          <w:color w:val="000000"/>
          <w:sz w:val="20"/>
          <w:szCs w:val="20"/>
        </w:rPr>
      </w:pPr>
    </w:p>
    <w:p w14:paraId="0000003D" w14:textId="057E2FC0" w:rsidR="0019435A" w:rsidRDefault="00FB7D8C">
      <w:pPr>
        <w:pBdr>
          <w:top w:val="nil"/>
          <w:left w:val="nil"/>
          <w:bottom w:val="nil"/>
          <w:right w:val="nil"/>
          <w:between w:val="nil"/>
        </w:pBdr>
        <w:spacing w:before="2"/>
        <w:ind w:left="112"/>
        <w:jc w:val="both"/>
        <w:rPr>
          <w:color w:val="000000"/>
          <w:sz w:val="20"/>
          <w:szCs w:val="20"/>
        </w:rPr>
        <w:sectPr w:rsidR="0019435A">
          <w:pgSz w:w="11910" w:h="16840"/>
          <w:pgMar w:top="1840" w:right="800" w:bottom="1360" w:left="1020" w:header="1134" w:footer="1175" w:gutter="0"/>
          <w:cols w:space="720"/>
        </w:sectPr>
      </w:pPr>
      <w:r>
        <w:rPr>
          <w:color w:val="000000"/>
          <w:sz w:val="20"/>
          <w:szCs w:val="20"/>
        </w:rPr>
        <w:t xml:space="preserve">Existem arquivos que podem complementar o wireframes, para isto verifique o diretório </w:t>
      </w:r>
      <w:r>
        <w:rPr>
          <w:b/>
          <w:color w:val="000000"/>
          <w:sz w:val="20"/>
          <w:szCs w:val="20"/>
        </w:rPr>
        <w:t>media-files</w:t>
      </w:r>
      <w:r>
        <w:rPr>
          <w:color w:val="000000"/>
          <w:sz w:val="20"/>
          <w:szCs w:val="20"/>
        </w:rPr>
        <w:t>.</w:t>
      </w:r>
    </w:p>
    <w:p w14:paraId="0000003E" w14:textId="77777777" w:rsidR="0019435A" w:rsidRDefault="00FB7D8C">
      <w:pPr>
        <w:pStyle w:val="Ttulo3"/>
        <w:ind w:left="112"/>
        <w:rPr>
          <w:color w:val="003763"/>
        </w:rPr>
      </w:pPr>
      <w:r>
        <w:rPr>
          <w:color w:val="003763"/>
        </w:rPr>
        <w:lastRenderedPageBreak/>
        <w:t>Demandas Gerais</w:t>
      </w:r>
    </w:p>
    <w:p w14:paraId="0000003F" w14:textId="77777777" w:rsidR="0019435A" w:rsidRDefault="0019435A">
      <w:pPr>
        <w:tabs>
          <w:tab w:val="left" w:pos="393"/>
        </w:tabs>
        <w:spacing w:before="53"/>
        <w:rPr>
          <w:sz w:val="20"/>
          <w:szCs w:val="20"/>
        </w:rPr>
      </w:pPr>
    </w:p>
    <w:p w14:paraId="49830935" w14:textId="77777777" w:rsidR="00D44300" w:rsidRPr="00D44300" w:rsidRDefault="00D44300" w:rsidP="00D44300">
      <w:pPr>
        <w:pStyle w:val="PargrafodaLista"/>
        <w:numPr>
          <w:ilvl w:val="0"/>
          <w:numId w:val="88"/>
        </w:numPr>
        <w:tabs>
          <w:tab w:val="left" w:pos="393"/>
        </w:tabs>
        <w:spacing w:before="53"/>
        <w:rPr>
          <w:color w:val="000000"/>
          <w:sz w:val="20"/>
          <w:szCs w:val="20"/>
        </w:rPr>
      </w:pPr>
      <w:r w:rsidRPr="00D44300">
        <w:rPr>
          <w:color w:val="000000"/>
          <w:sz w:val="20"/>
          <w:szCs w:val="20"/>
        </w:rPr>
        <w:t>Todos os textos dos componentes devem ser exatamente iguais como são escritos neste Projeto Teste;</w:t>
      </w:r>
    </w:p>
    <w:p w14:paraId="43051676" w14:textId="77777777" w:rsidR="00D44300" w:rsidRPr="00D44300" w:rsidRDefault="00D44300" w:rsidP="00D44300">
      <w:pPr>
        <w:pStyle w:val="PargrafodaLista"/>
        <w:numPr>
          <w:ilvl w:val="0"/>
          <w:numId w:val="88"/>
        </w:numPr>
        <w:tabs>
          <w:tab w:val="left" w:pos="393"/>
        </w:tabs>
        <w:spacing w:before="53"/>
        <w:rPr>
          <w:color w:val="000000"/>
          <w:sz w:val="20"/>
          <w:szCs w:val="20"/>
        </w:rPr>
      </w:pPr>
      <w:r w:rsidRPr="00D44300">
        <w:rPr>
          <w:color w:val="000000"/>
          <w:sz w:val="20"/>
          <w:szCs w:val="20"/>
        </w:rPr>
        <w:t>O aplicativo deve seguir os padrões de acessibilidade entre os textos e os fundos dos componentes;</w:t>
      </w:r>
    </w:p>
    <w:p w14:paraId="353B8F66" w14:textId="77777777" w:rsidR="00D44300" w:rsidRPr="00D44300" w:rsidRDefault="00D44300" w:rsidP="00D44300">
      <w:pPr>
        <w:pStyle w:val="PargrafodaLista"/>
        <w:numPr>
          <w:ilvl w:val="0"/>
          <w:numId w:val="88"/>
        </w:numPr>
        <w:tabs>
          <w:tab w:val="left" w:pos="393"/>
        </w:tabs>
        <w:spacing w:before="53"/>
        <w:rPr>
          <w:color w:val="000000"/>
          <w:sz w:val="20"/>
          <w:szCs w:val="20"/>
        </w:rPr>
      </w:pPr>
      <w:r w:rsidRPr="00D44300">
        <w:rPr>
          <w:color w:val="000000"/>
          <w:sz w:val="20"/>
          <w:szCs w:val="20"/>
        </w:rPr>
        <w:t>Deve ser criada 1 tela extra com o objetivo de integrar as demais e a solução proposta para a empresa;</w:t>
      </w:r>
    </w:p>
    <w:p w14:paraId="67F26C07" w14:textId="15F7ED4F" w:rsidR="00AD5B66" w:rsidRPr="00D44300" w:rsidRDefault="00D44300" w:rsidP="00D44300">
      <w:pPr>
        <w:pStyle w:val="PargrafodaLista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tabs>
          <w:tab w:val="left" w:pos="393"/>
        </w:tabs>
        <w:spacing w:before="17"/>
        <w:rPr>
          <w:color w:val="000000"/>
          <w:sz w:val="20"/>
          <w:szCs w:val="20"/>
        </w:rPr>
      </w:pPr>
      <w:r w:rsidRPr="00D44300">
        <w:rPr>
          <w:color w:val="000000"/>
          <w:sz w:val="20"/>
          <w:szCs w:val="20"/>
        </w:rPr>
        <w:t xml:space="preserve">Você deve seguir a guia de estilos abaixo para desenvolver o aplicativo e suas funcionalidades: </w:t>
      </w:r>
    </w:p>
    <w:p w14:paraId="00000047" w14:textId="587BDC56" w:rsidR="0019435A" w:rsidRDefault="00FB7D8C" w:rsidP="00187835">
      <w:pPr>
        <w:tabs>
          <w:tab w:val="left" w:pos="393"/>
        </w:tabs>
        <w:spacing w:before="17"/>
        <w:ind w:left="393" w:hanging="284"/>
        <w:jc w:val="center"/>
        <w:rPr>
          <w:color w:val="000000"/>
        </w:rPr>
      </w:pPr>
      <w:r>
        <w:rPr>
          <w:color w:val="000000"/>
        </w:rPr>
        <w:br/>
      </w:r>
      <w:r w:rsidR="003B75B2">
        <w:rPr>
          <w:noProof/>
          <w:color w:val="000000"/>
        </w:rPr>
        <w:drawing>
          <wp:inline distT="0" distB="0" distL="0" distR="0" wp14:anchorId="5E06ADE7" wp14:editId="6CAA3338">
            <wp:extent cx="6400800" cy="43662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0000048" w14:textId="6C9EB9E1" w:rsidR="0019435A" w:rsidRDefault="0019435A">
      <w:pPr>
        <w:pBdr>
          <w:top w:val="nil"/>
          <w:left w:val="nil"/>
          <w:bottom w:val="nil"/>
          <w:right w:val="nil"/>
          <w:between w:val="nil"/>
        </w:pBdr>
        <w:tabs>
          <w:tab w:val="left" w:pos="393"/>
        </w:tabs>
        <w:spacing w:before="17"/>
        <w:ind w:left="393"/>
        <w:rPr>
          <w:color w:val="000000"/>
          <w:sz w:val="20"/>
          <w:szCs w:val="20"/>
        </w:rPr>
      </w:pPr>
    </w:p>
    <w:p w14:paraId="00000049" w14:textId="55CA104E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7"/>
          <w:szCs w:val="7"/>
        </w:rPr>
      </w:pPr>
    </w:p>
    <w:p w14:paraId="0000004A" w14:textId="50FEFA40" w:rsidR="0019435A" w:rsidRDefault="0019435A">
      <w:pPr>
        <w:rPr>
          <w:sz w:val="7"/>
          <w:szCs w:val="7"/>
        </w:rPr>
      </w:pPr>
    </w:p>
    <w:p w14:paraId="0000004B" w14:textId="0E488AA4" w:rsidR="0019435A" w:rsidRDefault="0019435A">
      <w:pPr>
        <w:rPr>
          <w:sz w:val="7"/>
          <w:szCs w:val="7"/>
        </w:rPr>
      </w:pPr>
    </w:p>
    <w:p w14:paraId="0000004C" w14:textId="77777777" w:rsidR="0019435A" w:rsidRDefault="0019435A">
      <w:pPr>
        <w:rPr>
          <w:sz w:val="7"/>
          <w:szCs w:val="7"/>
        </w:rPr>
        <w:sectPr w:rsidR="0019435A">
          <w:pgSz w:w="11910" w:h="16840"/>
          <w:pgMar w:top="1840" w:right="800" w:bottom="1360" w:left="1020" w:header="1134" w:footer="1175" w:gutter="0"/>
          <w:cols w:space="720"/>
        </w:sectPr>
      </w:pPr>
    </w:p>
    <w:p w14:paraId="0000004D" w14:textId="77777777" w:rsidR="0019435A" w:rsidRDefault="00FB7D8C">
      <w:pPr>
        <w:spacing w:before="411"/>
        <w:ind w:left="112"/>
        <w:rPr>
          <w:b/>
          <w:sz w:val="40"/>
          <w:szCs w:val="40"/>
        </w:rPr>
      </w:pPr>
      <w:bookmarkStart w:id="47" w:name="tyjcwt" w:colFirst="0" w:colLast="0"/>
      <w:bookmarkEnd w:id="47"/>
      <w:r>
        <w:rPr>
          <w:b/>
          <w:color w:val="003763"/>
          <w:sz w:val="40"/>
          <w:szCs w:val="40"/>
        </w:rPr>
        <w:lastRenderedPageBreak/>
        <w:t>Demandas das Páginas</w:t>
      </w:r>
    </w:p>
    <w:p w14:paraId="0000004E" w14:textId="202EB180" w:rsidR="0019435A" w:rsidRDefault="00D44300">
      <w:pPr>
        <w:pStyle w:val="Ttulo3"/>
        <w:numPr>
          <w:ilvl w:val="0"/>
          <w:numId w:val="63"/>
        </w:numPr>
        <w:tabs>
          <w:tab w:val="left" w:pos="377"/>
        </w:tabs>
        <w:spacing w:before="318"/>
        <w:ind w:left="377" w:hanging="265"/>
        <w:rPr>
          <w:color w:val="003763"/>
        </w:rPr>
      </w:pPr>
      <w:proofErr w:type="spellStart"/>
      <w:r>
        <w:rPr>
          <w:color w:val="003763"/>
        </w:rPr>
        <w:t>Splash</w:t>
      </w:r>
      <w:proofErr w:type="spellEnd"/>
      <w:r>
        <w:rPr>
          <w:color w:val="003763"/>
        </w:rPr>
        <w:t xml:space="preserve"> </w:t>
      </w:r>
      <w:proofErr w:type="spellStart"/>
      <w:r>
        <w:rPr>
          <w:color w:val="003763"/>
        </w:rPr>
        <w:t>Screen</w:t>
      </w:r>
      <w:proofErr w:type="spellEnd"/>
    </w:p>
    <w:p w14:paraId="3A5C49BA" w14:textId="77777777" w:rsidR="00370B05" w:rsidRPr="00370B05" w:rsidRDefault="00370B05" w:rsidP="00370B05"/>
    <w:p w14:paraId="0000004F" w14:textId="47FEBEE5" w:rsidR="0019435A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18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15F70974" wp14:editId="39E3A832">
            <wp:extent cx="3634740" cy="2851540"/>
            <wp:effectExtent l="0" t="0" r="381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85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59" w:type="dxa"/>
        <w:tblInd w:w="1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48" w:author="Microsoft Word" w:date="2024-10-22T16:18:00Z">
          <w:tblPr>
            <w:tblStyle w:val="a0"/>
            <w:tblW w:w="9659" w:type="dxa"/>
            <w:tblInd w:w="177" w:type="dxa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9659"/>
        <w:tblGridChange w:id="49">
          <w:tblGrid>
            <w:gridCol w:w="9659"/>
          </w:tblGrid>
        </w:tblGridChange>
      </w:tblGrid>
      <w:tr w:rsidR="0019435A" w14:paraId="3001E24B" w14:textId="77777777">
        <w:trPr>
          <w:trHeight w:val="542"/>
          <w:trPrChange w:id="50" w:author="Microsoft Word" w:date="2024-10-22T16:18:00Z">
            <w:trPr>
              <w:trHeight w:val="542"/>
            </w:trPr>
          </w:trPrChange>
        </w:trPr>
        <w:tc>
          <w:tcPr>
            <w:tcW w:w="9659" w:type="dxa"/>
            <w:tcPrChange w:id="51" w:author="Microsoft Word" w:date="2024-10-22T16:18:00Z">
              <w:tcPr>
                <w:tcW w:w="9659" w:type="dxa"/>
              </w:tcPr>
            </w:tcPrChange>
          </w:tcPr>
          <w:p w14:paraId="368727F7" w14:textId="77777777" w:rsidR="00370B05" w:rsidRDefault="00370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50"/>
              <w:rPr>
                <w:b/>
                <w:color w:val="003763"/>
              </w:rPr>
            </w:pPr>
            <w:bookmarkStart w:id="52" w:name="3dy6vkm" w:colFirst="0" w:colLast="0"/>
            <w:bookmarkEnd w:id="52"/>
          </w:p>
          <w:p w14:paraId="00000050" w14:textId="10696653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50"/>
              <w:rPr>
                <w:b/>
                <w:color w:val="000000"/>
              </w:rPr>
            </w:pPr>
            <w:r>
              <w:rPr>
                <w:b/>
                <w:color w:val="003763"/>
              </w:rPr>
              <w:t>1.1 Componentes Visuais:</w:t>
            </w:r>
          </w:p>
        </w:tc>
      </w:tr>
      <w:tr w:rsidR="0019435A" w14:paraId="535328B1" w14:textId="77777777" w:rsidTr="00D44300">
        <w:trPr>
          <w:trHeight w:val="285"/>
          <w:trPrChange w:id="53" w:author="Microsoft Word" w:date="2024-10-22T16:18:00Z">
            <w:trPr>
              <w:trHeight w:val="2535"/>
            </w:trPr>
          </w:trPrChange>
        </w:trPr>
        <w:tc>
          <w:tcPr>
            <w:tcW w:w="9659" w:type="dxa"/>
            <w:tcPrChange w:id="54" w:author="Microsoft Word" w:date="2024-10-22T16:18:00Z">
              <w:tcPr>
                <w:tcW w:w="9659" w:type="dxa"/>
              </w:tcPr>
            </w:tcPrChange>
          </w:tcPr>
          <w:p w14:paraId="0000005F" w14:textId="293BAB6A" w:rsidR="0019435A" w:rsidRDefault="009C39DC" w:rsidP="00D443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r>
              <w:rPr>
                <w:color w:val="000000"/>
              </w:rPr>
              <w:t>Logotipo;</w:t>
            </w:r>
          </w:p>
        </w:tc>
      </w:tr>
    </w:tbl>
    <w:p w14:paraId="790910F0" w14:textId="40E55613" w:rsidR="007553A0" w:rsidRDefault="007553A0"/>
    <w:tbl>
      <w:tblPr>
        <w:tblW w:w="9659" w:type="dxa"/>
        <w:tblInd w:w="1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59"/>
        <w:tblGridChange w:id="55">
          <w:tblGrid>
            <w:gridCol w:w="9659"/>
          </w:tblGrid>
        </w:tblGridChange>
      </w:tblGrid>
      <w:tr w:rsidR="005F0460" w14:paraId="32DCB242" w14:textId="77777777">
        <w:trPr>
          <w:trHeight w:val="587"/>
        </w:trPr>
        <w:tc>
          <w:tcPr>
            <w:tcW w:w="9659" w:type="dxa"/>
          </w:tcPr>
          <w:p w14:paraId="71DC7E0D" w14:textId="647740D8" w:rsidR="005F0460" w:rsidRDefault="00B11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noProof/>
              </w:rPr>
            </w:pPr>
            <w:r>
              <w:rPr>
                <w:b/>
                <w:color w:val="003763"/>
              </w:rPr>
              <w:t>1.2 Requisitos de design:</w:t>
            </w:r>
          </w:p>
        </w:tc>
      </w:tr>
      <w:tr w:rsidR="0019435A" w14:paraId="7BFF0164" w14:textId="77777777">
        <w:tblPrEx>
          <w:tblW w:w="9659" w:type="dxa"/>
          <w:tblInd w:w="177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56" w:author="Microsoft Word" w:date="2024-10-22T16:18:00Z">
            <w:tblPrEx>
              <w:tblW w:w="9659" w:type="dxa"/>
              <w:tblInd w:w="177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1579"/>
          <w:trPrChange w:id="57" w:author="Microsoft Word" w:date="2024-10-22T16:18:00Z">
            <w:trPr>
              <w:trHeight w:val="1579"/>
            </w:trPr>
          </w:trPrChange>
        </w:trPr>
        <w:tc>
          <w:tcPr>
            <w:tcW w:w="9659" w:type="dxa"/>
            <w:tcPrChange w:id="58" w:author="Microsoft Word" w:date="2024-10-22T16:18:00Z">
              <w:tcPr>
                <w:tcW w:w="9659" w:type="dxa"/>
              </w:tcPr>
            </w:tcPrChange>
          </w:tcPr>
          <w:p w14:paraId="48BF9CFA" w14:textId="77777777" w:rsidR="00D44300" w:rsidRPr="00D44300" w:rsidRDefault="00D44300" w:rsidP="00D4430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D44300">
              <w:rPr>
                <w:color w:val="000000"/>
              </w:rPr>
              <w:t>O logotipo deve conter uma animação na qual começa com o logo aparecendo na tela, centralizado horizontalmente e verticalmente, com o aumento de opacidade;</w:t>
            </w:r>
          </w:p>
          <w:p w14:paraId="79F5F7F0" w14:textId="77777777" w:rsidR="00D44300" w:rsidRPr="00D44300" w:rsidRDefault="00D44300" w:rsidP="00D4430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D44300">
              <w:rPr>
                <w:color w:val="000000"/>
              </w:rPr>
              <w:t xml:space="preserve">Você também deverá criar uma animação para o fundo da tela de acordo com a Guia de Estilos da marca; </w:t>
            </w:r>
          </w:p>
          <w:p w14:paraId="6C359936" w14:textId="77777777" w:rsidR="00D44300" w:rsidRPr="00D44300" w:rsidRDefault="00D44300" w:rsidP="00D4430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D44300">
              <w:rPr>
                <w:color w:val="000000"/>
              </w:rPr>
              <w:t xml:space="preserve">A </w:t>
            </w:r>
            <w:proofErr w:type="spellStart"/>
            <w:r w:rsidRPr="00D44300">
              <w:rPr>
                <w:color w:val="000000"/>
              </w:rPr>
              <w:t>Splash</w:t>
            </w:r>
            <w:proofErr w:type="spellEnd"/>
            <w:r w:rsidRPr="00D44300">
              <w:rPr>
                <w:color w:val="000000"/>
              </w:rPr>
              <w:t xml:space="preserve"> </w:t>
            </w:r>
            <w:proofErr w:type="spellStart"/>
            <w:r w:rsidRPr="00D44300">
              <w:rPr>
                <w:color w:val="000000"/>
              </w:rPr>
              <w:t>Screen</w:t>
            </w:r>
            <w:proofErr w:type="spellEnd"/>
            <w:r w:rsidRPr="00D44300">
              <w:rPr>
                <w:color w:val="000000"/>
              </w:rPr>
              <w:t xml:space="preserve"> deve ter uma duração de 5 segundos;</w:t>
            </w:r>
          </w:p>
          <w:p w14:paraId="00000068" w14:textId="5F43A387" w:rsidR="00E919AE" w:rsidRPr="003F758C" w:rsidRDefault="00D44300" w:rsidP="00D4430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D44300">
              <w:rPr>
                <w:color w:val="000000"/>
              </w:rPr>
              <w:t>O usuário deve ser redirecionado para a tela “Tutorial de Integração”.</w:t>
            </w:r>
          </w:p>
        </w:tc>
      </w:tr>
    </w:tbl>
    <w:p w14:paraId="17964A01" w14:textId="77777777" w:rsidR="007D07C8" w:rsidRDefault="007D07C8" w:rsidP="00753603">
      <w:pPr>
        <w:pStyle w:val="Ttulo3"/>
        <w:ind w:left="0" w:firstLine="0"/>
      </w:pPr>
    </w:p>
    <w:p w14:paraId="5F7E2F08" w14:textId="77777777" w:rsidR="00046F92" w:rsidRDefault="00046F92" w:rsidP="00046F92"/>
    <w:p w14:paraId="3CCE2626" w14:textId="77777777" w:rsidR="00046F92" w:rsidRDefault="00046F92" w:rsidP="00046F92"/>
    <w:p w14:paraId="7A964A4F" w14:textId="77777777" w:rsidR="00046F92" w:rsidRDefault="00046F92" w:rsidP="00046F92"/>
    <w:p w14:paraId="0DDD64C5" w14:textId="77777777" w:rsidR="00046F92" w:rsidRDefault="00046F92" w:rsidP="00046F92"/>
    <w:p w14:paraId="32F14F1F" w14:textId="77777777" w:rsidR="00046F92" w:rsidRDefault="00046F92" w:rsidP="00046F92"/>
    <w:p w14:paraId="40E3C23C" w14:textId="77777777" w:rsidR="00046F92" w:rsidRDefault="00046F92" w:rsidP="00046F92"/>
    <w:p w14:paraId="05F4D86F" w14:textId="77777777" w:rsidR="00046F92" w:rsidRDefault="00046F92" w:rsidP="00046F92"/>
    <w:p w14:paraId="6A82A7FC" w14:textId="77777777" w:rsidR="00046F92" w:rsidRDefault="00046F92" w:rsidP="00046F92"/>
    <w:p w14:paraId="31253330" w14:textId="77777777" w:rsidR="00046F92" w:rsidRDefault="00046F92" w:rsidP="00046F92"/>
    <w:p w14:paraId="2ED6386E" w14:textId="77777777" w:rsidR="00046F92" w:rsidRPr="00046F92" w:rsidRDefault="00046F92" w:rsidP="00046F92"/>
    <w:p w14:paraId="76FBCA3B" w14:textId="77777777" w:rsidR="009C39DC" w:rsidRDefault="009C39DC" w:rsidP="008C3077">
      <w:pPr>
        <w:pStyle w:val="Ttulo3"/>
        <w:ind w:left="50" w:firstLine="0"/>
        <w:rPr>
          <w:color w:val="003763"/>
        </w:rPr>
      </w:pPr>
    </w:p>
    <w:p w14:paraId="0000006B" w14:textId="5C5B6BAA" w:rsidR="0019435A" w:rsidRPr="00733704" w:rsidRDefault="003837D4" w:rsidP="008C3077">
      <w:pPr>
        <w:pStyle w:val="Ttulo3"/>
        <w:ind w:left="50" w:firstLine="0"/>
        <w:rPr>
          <w:color w:val="003763"/>
        </w:rPr>
      </w:pPr>
      <w:r w:rsidRPr="00733704">
        <w:rPr>
          <w:color w:val="003763"/>
        </w:rPr>
        <w:t xml:space="preserve">2 </w:t>
      </w:r>
      <w:r w:rsidR="00D44300">
        <w:rPr>
          <w:color w:val="003763"/>
        </w:rPr>
        <w:t>Tutorial de Integração</w:t>
      </w:r>
    </w:p>
    <w:p w14:paraId="33488D7C" w14:textId="544B7106" w:rsidR="003562F4" w:rsidRPr="003562F4" w:rsidRDefault="003562F4" w:rsidP="003562F4"/>
    <w:p w14:paraId="0000006C" w14:textId="048B16A1" w:rsidR="0019435A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36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1B22C74B" wp14:editId="3ABE843B">
            <wp:extent cx="3645468" cy="2802169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80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DB2E" w14:textId="619EE986" w:rsidR="00370B05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36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50E1E4E6" wp14:editId="3743AFDD">
            <wp:extent cx="3645468" cy="283998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83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ACD9" w14:textId="63C6F386" w:rsidR="00370B05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36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lastRenderedPageBreak/>
        <w:drawing>
          <wp:inline distT="0" distB="0" distL="0" distR="0" wp14:anchorId="62795044" wp14:editId="3A4D019D">
            <wp:extent cx="3645468" cy="2812650"/>
            <wp:effectExtent l="0" t="0" r="0" b="698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81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28" w:type="dxa"/>
        <w:tblInd w:w="1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59" w:author="Microsoft Word" w:date="2024-10-22T16:18:00Z">
          <w:tblPr>
            <w:tblStyle w:val="a1"/>
            <w:tblW w:w="9658" w:type="dxa"/>
            <w:tblInd w:w="178" w:type="dxa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0028"/>
        <w:tblGridChange w:id="60">
          <w:tblGrid>
            <w:gridCol w:w="9658"/>
            <w:gridCol w:w="370"/>
          </w:tblGrid>
        </w:tblGridChange>
      </w:tblGrid>
      <w:tr w:rsidR="0019435A" w14:paraId="00E54A53" w14:textId="77777777" w:rsidTr="00390AE3">
        <w:trPr>
          <w:trHeight w:val="269"/>
          <w:trPrChange w:id="61" w:author="Microsoft Word" w:date="2024-10-22T16:18:00Z">
            <w:trPr>
              <w:gridAfter w:val="0"/>
              <w:trHeight w:val="269"/>
            </w:trPr>
          </w:trPrChange>
        </w:trPr>
        <w:tc>
          <w:tcPr>
            <w:tcW w:w="10028" w:type="dxa"/>
            <w:tcPrChange w:id="62" w:author="Microsoft Word" w:date="2024-10-22T16:18:00Z">
              <w:tcPr>
                <w:tcW w:w="9658" w:type="dxa"/>
              </w:tcPr>
            </w:tcPrChange>
          </w:tcPr>
          <w:p w14:paraId="04580A6C" w14:textId="77777777" w:rsidR="00370B05" w:rsidRDefault="00370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50"/>
              <w:rPr>
                <w:b/>
                <w:color w:val="003763"/>
              </w:rPr>
            </w:pPr>
            <w:bookmarkStart w:id="63" w:name="1t3h5sf" w:colFirst="0" w:colLast="0"/>
            <w:bookmarkEnd w:id="63"/>
          </w:p>
          <w:p w14:paraId="0000006D" w14:textId="60219B84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50"/>
              <w:rPr>
                <w:b/>
                <w:color w:val="000000"/>
              </w:rPr>
            </w:pPr>
            <w:r>
              <w:rPr>
                <w:b/>
                <w:color w:val="003763"/>
              </w:rPr>
              <w:t>2.1 Componentes visuais:</w:t>
            </w:r>
          </w:p>
        </w:tc>
      </w:tr>
      <w:tr w:rsidR="0019435A" w14:paraId="77610254" w14:textId="77777777" w:rsidTr="004921AB">
        <w:trPr>
          <w:trHeight w:val="345"/>
          <w:trPrChange w:id="64" w:author="Microsoft Word" w:date="2024-10-22T16:18:00Z">
            <w:trPr>
              <w:gridAfter w:val="0"/>
              <w:trHeight w:val="2350"/>
            </w:trPr>
          </w:trPrChange>
        </w:trPr>
        <w:tc>
          <w:tcPr>
            <w:tcW w:w="10028" w:type="dxa"/>
            <w:tcPrChange w:id="65" w:author="Microsoft Word" w:date="2024-10-22T16:18:00Z">
              <w:tcPr>
                <w:tcW w:w="9658" w:type="dxa"/>
              </w:tcPr>
            </w:tcPrChange>
          </w:tcPr>
          <w:p w14:paraId="482D83AD" w14:textId="77777777" w:rsidR="00587000" w:rsidRDefault="009C39DC" w:rsidP="00D44300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r>
              <w:rPr>
                <w:color w:val="000000"/>
              </w:rPr>
              <w:t>Imagens dos slides;</w:t>
            </w:r>
          </w:p>
          <w:p w14:paraId="47B845C4" w14:textId="77777777" w:rsidR="009C39DC" w:rsidRDefault="009C39DC" w:rsidP="00D44300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r>
              <w:rPr>
                <w:color w:val="000000"/>
              </w:rPr>
              <w:t>Título dos slides (vide media-files);</w:t>
            </w:r>
          </w:p>
          <w:p w14:paraId="3914EB1B" w14:textId="77777777" w:rsidR="009C39DC" w:rsidRDefault="009C39DC" w:rsidP="00D44300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r>
              <w:rPr>
                <w:color w:val="000000"/>
              </w:rPr>
              <w:t>Texto dos slides (vide media-files);</w:t>
            </w:r>
          </w:p>
          <w:p w14:paraId="0E67479B" w14:textId="77777777" w:rsidR="009C39DC" w:rsidRDefault="009C39DC" w:rsidP="00D44300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Dots</w:t>
            </w:r>
            <w:proofErr w:type="spellEnd"/>
            <w:r>
              <w:rPr>
                <w:color w:val="000000"/>
              </w:rPr>
              <w:t xml:space="preserve"> do carrossel;</w:t>
            </w:r>
          </w:p>
          <w:p w14:paraId="120B6E5D" w14:textId="77777777" w:rsidR="009C39DC" w:rsidRDefault="009C39DC" w:rsidP="00D44300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r>
              <w:rPr>
                <w:color w:val="000000"/>
              </w:rPr>
              <w:t>Botões de “Pular”;</w:t>
            </w:r>
          </w:p>
          <w:p w14:paraId="00000078" w14:textId="18CB79AB" w:rsidR="009C39DC" w:rsidRDefault="009C39DC" w:rsidP="00D44300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rPr>
                <w:color w:val="000000"/>
              </w:rPr>
            </w:pPr>
            <w:r>
              <w:rPr>
                <w:color w:val="000000"/>
              </w:rPr>
              <w:t>Botão de “Logar”;</w:t>
            </w:r>
          </w:p>
        </w:tc>
      </w:tr>
      <w:tr w:rsidR="0019435A" w14:paraId="5FA348DA" w14:textId="77777777" w:rsidTr="00390AE3">
        <w:trPr>
          <w:trHeight w:val="540"/>
          <w:trPrChange w:id="66" w:author="Microsoft Word" w:date="2024-10-22T16:18:00Z">
            <w:trPr>
              <w:gridAfter w:val="0"/>
              <w:trHeight w:val="540"/>
            </w:trPr>
          </w:trPrChange>
        </w:trPr>
        <w:tc>
          <w:tcPr>
            <w:tcW w:w="10028" w:type="dxa"/>
            <w:tcPrChange w:id="67" w:author="Microsoft Word" w:date="2024-10-22T16:18:00Z">
              <w:tcPr>
                <w:tcW w:w="9658" w:type="dxa"/>
              </w:tcPr>
            </w:tcPrChange>
          </w:tcPr>
          <w:p w14:paraId="00000079" w14:textId="6AB27A7E" w:rsidR="00D974A0" w:rsidRPr="00D974A0" w:rsidRDefault="00FB7D8C" w:rsidP="00D974A0">
            <w:pPr>
              <w:numPr>
                <w:ilvl w:val="1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/>
              <w:rPr>
                <w:b/>
              </w:rPr>
            </w:pPr>
            <w:bookmarkStart w:id="68" w:name="4d34og8" w:colFirst="0" w:colLast="0"/>
            <w:bookmarkEnd w:id="68"/>
            <w:r w:rsidRPr="00733704">
              <w:rPr>
                <w:b/>
                <w:color w:val="003763"/>
              </w:rPr>
              <w:t>Requisitos</w:t>
            </w:r>
            <w:r w:rsidRPr="00587000">
              <w:rPr>
                <w:b/>
                <w:color w:val="003763"/>
              </w:rPr>
              <w:t xml:space="preserve"> de design:</w:t>
            </w:r>
          </w:p>
        </w:tc>
      </w:tr>
      <w:tr w:rsidR="0019435A" w14:paraId="162EADA3" w14:textId="77777777" w:rsidTr="00046F92">
        <w:trPr>
          <w:trHeight w:val="3815"/>
          <w:trPrChange w:id="69" w:author="Microsoft Word" w:date="2024-10-22T16:18:00Z">
            <w:trPr>
              <w:gridAfter w:val="0"/>
              <w:trHeight w:val="6266"/>
            </w:trPr>
          </w:trPrChange>
        </w:trPr>
        <w:tc>
          <w:tcPr>
            <w:tcW w:w="10028" w:type="dxa"/>
            <w:tcPrChange w:id="70" w:author="Microsoft Word" w:date="2024-10-22T16:18:00Z">
              <w:tcPr>
                <w:tcW w:w="9658" w:type="dxa"/>
              </w:tcPr>
            </w:tcPrChange>
          </w:tcPr>
          <w:p w14:paraId="556CAAEF" w14:textId="77777777" w:rsidR="004921AB" w:rsidRPr="004921AB" w:rsidRDefault="004921AB" w:rsidP="004921AB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4921AB">
              <w:rPr>
                <w:color w:val="000000"/>
              </w:rPr>
              <w:t xml:space="preserve">Os elementos da tela devem aparecer, de forma encadeada, de baixo para cima; </w:t>
            </w:r>
          </w:p>
          <w:p w14:paraId="44E66805" w14:textId="77777777" w:rsidR="004921AB" w:rsidRPr="004921AB" w:rsidRDefault="004921AB" w:rsidP="004921AB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4921AB">
              <w:rPr>
                <w:color w:val="000000"/>
              </w:rPr>
              <w:t xml:space="preserve">O carrossel deve ser funcional através do gesto </w:t>
            </w:r>
            <w:proofErr w:type="spellStart"/>
            <w:r w:rsidRPr="004921AB">
              <w:rPr>
                <w:color w:val="000000"/>
              </w:rPr>
              <w:t>swipe</w:t>
            </w:r>
            <w:proofErr w:type="spellEnd"/>
            <w:r w:rsidRPr="004921AB">
              <w:rPr>
                <w:color w:val="000000"/>
              </w:rPr>
              <w:t>;</w:t>
            </w:r>
          </w:p>
          <w:p w14:paraId="56314F72" w14:textId="77777777" w:rsidR="004921AB" w:rsidRPr="004921AB" w:rsidRDefault="004921AB" w:rsidP="004921AB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4921AB">
              <w:rPr>
                <w:color w:val="000000"/>
              </w:rPr>
              <w:t xml:space="preserve">Os </w:t>
            </w:r>
            <w:proofErr w:type="spellStart"/>
            <w:r w:rsidRPr="004921AB">
              <w:rPr>
                <w:color w:val="000000"/>
              </w:rPr>
              <w:t>dots</w:t>
            </w:r>
            <w:proofErr w:type="spellEnd"/>
            <w:r w:rsidRPr="004921AB">
              <w:rPr>
                <w:color w:val="000000"/>
              </w:rPr>
              <w:t xml:space="preserve"> devem ser destacados de acordo com o slide que está sendo exibido;</w:t>
            </w:r>
          </w:p>
          <w:p w14:paraId="3CC1BB21" w14:textId="77777777" w:rsidR="004921AB" w:rsidRPr="004921AB" w:rsidRDefault="004921AB" w:rsidP="004921AB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4921AB">
              <w:rPr>
                <w:color w:val="000000"/>
              </w:rPr>
              <w:t xml:space="preserve">Ao dar um </w:t>
            </w:r>
            <w:proofErr w:type="spellStart"/>
            <w:r w:rsidRPr="004921AB">
              <w:rPr>
                <w:color w:val="000000"/>
              </w:rPr>
              <w:t>tap</w:t>
            </w:r>
            <w:proofErr w:type="spellEnd"/>
            <w:r w:rsidRPr="004921AB">
              <w:rPr>
                <w:color w:val="000000"/>
              </w:rPr>
              <w:t xml:space="preserve"> nos botões “Pular” ou “Logar”, o usuário deverá ser redirecionado para a tela “Login”;</w:t>
            </w:r>
          </w:p>
          <w:p w14:paraId="7CC50F07" w14:textId="6F34BE59" w:rsidR="00836DAB" w:rsidRDefault="004921AB" w:rsidP="004921AB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color w:val="000000"/>
              </w:rPr>
            </w:pPr>
            <w:r w:rsidRPr="004921AB">
              <w:rPr>
                <w:color w:val="000000"/>
              </w:rPr>
              <w:t xml:space="preserve"> Os elementos da tela devem desaparecer, de forma encadeada, de cima para baixo.</w:t>
            </w:r>
          </w:p>
          <w:p w14:paraId="00000080" w14:textId="5AAD8D5E" w:rsidR="0019435A" w:rsidRDefault="00194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</w:pPr>
          </w:p>
        </w:tc>
      </w:tr>
    </w:tbl>
    <w:p w14:paraId="00000082" w14:textId="3FD01A95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color w:val="000000"/>
          <w:sz w:val="32"/>
          <w:szCs w:val="32"/>
        </w:rPr>
      </w:pPr>
    </w:p>
    <w:p w14:paraId="41A9D969" w14:textId="77777777" w:rsidR="002C1D09" w:rsidRDefault="002C1D0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color w:val="000000"/>
          <w:sz w:val="32"/>
          <w:szCs w:val="32"/>
        </w:rPr>
      </w:pPr>
    </w:p>
    <w:p w14:paraId="0F905CB6" w14:textId="77777777" w:rsidR="002C1D09" w:rsidRDefault="002C1D0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color w:val="000000"/>
          <w:sz w:val="32"/>
          <w:szCs w:val="32"/>
        </w:rPr>
      </w:pPr>
    </w:p>
    <w:p w14:paraId="57B26C17" w14:textId="77777777" w:rsidR="002C1D09" w:rsidRDefault="002C1D0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color w:val="000000"/>
          <w:sz w:val="32"/>
          <w:szCs w:val="32"/>
        </w:rPr>
      </w:pPr>
    </w:p>
    <w:p w14:paraId="00000084" w14:textId="11A345C1" w:rsidR="0019435A" w:rsidRDefault="00D44300" w:rsidP="0094266D">
      <w:pPr>
        <w:pStyle w:val="Ttulo3"/>
        <w:numPr>
          <w:ilvl w:val="0"/>
          <w:numId w:val="56"/>
        </w:numPr>
        <w:tabs>
          <w:tab w:val="left" w:pos="377"/>
        </w:tabs>
        <w:spacing w:line="259" w:lineRule="auto"/>
        <w:rPr>
          <w:color w:val="003763"/>
        </w:rPr>
      </w:pPr>
      <w:r>
        <w:rPr>
          <w:color w:val="003763"/>
        </w:rPr>
        <w:lastRenderedPageBreak/>
        <w:t>Login</w:t>
      </w:r>
    </w:p>
    <w:p w14:paraId="6019E953" w14:textId="77777777" w:rsidR="00370B05" w:rsidRPr="00370B05" w:rsidRDefault="00370B05" w:rsidP="00370B05"/>
    <w:p w14:paraId="54B0A110" w14:textId="3C3FF830" w:rsidR="00370B05" w:rsidRPr="00370B05" w:rsidRDefault="00370B05" w:rsidP="00370B05">
      <w:pPr>
        <w:jc w:val="center"/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7D212DEA" wp14:editId="3AFA95AE">
            <wp:extent cx="3645468" cy="280188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80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1"/>
        <w:tblW w:w="9967" w:type="dxa"/>
        <w:tblInd w:w="5" w:type="dxa"/>
        <w:tblLayout w:type="fixed"/>
        <w:tblLook w:val="0000" w:firstRow="0" w:lastRow="0" w:firstColumn="0" w:lastColumn="0" w:noHBand="0" w:noVBand="0"/>
        <w:tblPrChange w:id="71" w:author="Microsoft Word" w:date="2024-10-22T16:18:00Z">
          <w:tblPr>
            <w:tblStyle w:val="a2"/>
            <w:tblW w:w="9569" w:type="dxa"/>
            <w:tblInd w:w="239" w:type="dxa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9967"/>
        <w:tblGridChange w:id="72">
          <w:tblGrid>
            <w:gridCol w:w="234"/>
            <w:gridCol w:w="9569"/>
            <w:gridCol w:w="164"/>
          </w:tblGrid>
        </w:tblGridChange>
      </w:tblGrid>
      <w:tr w:rsidR="0019435A" w14:paraId="6F245D10" w14:textId="77777777" w:rsidTr="004921AB">
        <w:trPr>
          <w:trHeight w:val="659"/>
          <w:trPrChange w:id="73" w:author="Microsoft Word" w:date="2024-10-22T16:18:00Z">
            <w:trPr>
              <w:gridBefore w:val="1"/>
              <w:gridAfter w:val="0"/>
              <w:trHeight w:val="2977"/>
            </w:trPr>
          </w:trPrChange>
        </w:trPr>
        <w:tc>
          <w:tcPr>
            <w:tcW w:w="9967" w:type="dxa"/>
            <w:tcPrChange w:id="74" w:author="Microsoft Word" w:date="2024-10-22T16:18:00Z">
              <w:tcPr>
                <w:tcW w:w="9569" w:type="dxa"/>
              </w:tcPr>
            </w:tcPrChange>
          </w:tcPr>
          <w:p w14:paraId="17A7BF09" w14:textId="77777777" w:rsidR="00370B05" w:rsidRDefault="00370B05" w:rsidP="00097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b/>
                <w:color w:val="003763"/>
              </w:rPr>
            </w:pPr>
            <w:bookmarkStart w:id="75" w:name="2s8eyo1" w:colFirst="0" w:colLast="0"/>
            <w:bookmarkEnd w:id="75"/>
          </w:p>
          <w:p w14:paraId="17CE7405" w14:textId="70AC28D7" w:rsidR="00610E86" w:rsidRDefault="00610E86" w:rsidP="00097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color w:val="000000"/>
              </w:rPr>
            </w:pPr>
            <w:r>
              <w:rPr>
                <w:b/>
                <w:color w:val="003763"/>
              </w:rPr>
              <w:t>3.1 Componentes visuais:</w:t>
            </w:r>
          </w:p>
          <w:p w14:paraId="793DEFB1" w14:textId="77777777" w:rsidR="00046F92" w:rsidRDefault="009C39DC" w:rsidP="004921AB">
            <w:pPr>
              <w:numPr>
                <w:ilvl w:val="0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color w:val="000000"/>
              </w:rPr>
            </w:pPr>
            <w:r>
              <w:rPr>
                <w:color w:val="000000"/>
              </w:rPr>
              <w:t>Imagem;</w:t>
            </w:r>
          </w:p>
          <w:p w14:paraId="52184D27" w14:textId="77777777" w:rsidR="009C39DC" w:rsidRDefault="009C39DC" w:rsidP="004921AB">
            <w:pPr>
              <w:numPr>
                <w:ilvl w:val="0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color w:val="000000"/>
              </w:rPr>
            </w:pPr>
            <w:r>
              <w:rPr>
                <w:color w:val="000000"/>
              </w:rPr>
              <w:t>Texto “Bem-vindo(a) à Gestão do RH da Case4You!”;</w:t>
            </w:r>
          </w:p>
          <w:p w14:paraId="33666361" w14:textId="77777777" w:rsidR="009C39DC" w:rsidRDefault="009C39DC" w:rsidP="004921AB">
            <w:pPr>
              <w:numPr>
                <w:ilvl w:val="0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color w:val="000000"/>
              </w:rPr>
            </w:pPr>
            <w:r>
              <w:rPr>
                <w:color w:val="000000"/>
              </w:rPr>
              <w:t xml:space="preserve">Input com o 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“E-mail ou CPF”;</w:t>
            </w:r>
          </w:p>
          <w:p w14:paraId="7B0C76FA" w14:textId="77777777" w:rsidR="009C39DC" w:rsidRDefault="009C39DC" w:rsidP="004921AB">
            <w:pPr>
              <w:numPr>
                <w:ilvl w:val="0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color w:val="000000"/>
              </w:rPr>
            </w:pPr>
            <w:r>
              <w:rPr>
                <w:color w:val="000000"/>
              </w:rPr>
              <w:t xml:space="preserve">Input com 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“Senha”;</w:t>
            </w:r>
          </w:p>
          <w:p w14:paraId="00000095" w14:textId="0E57E44B" w:rsidR="009C39DC" w:rsidRPr="004921AB" w:rsidRDefault="009C39DC" w:rsidP="004921AB">
            <w:pPr>
              <w:numPr>
                <w:ilvl w:val="0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  <w:rPr>
                <w:color w:val="000000"/>
              </w:rPr>
            </w:pPr>
            <w:r>
              <w:rPr>
                <w:color w:val="000000"/>
              </w:rPr>
              <w:t>Botão “Entrar”;</w:t>
            </w:r>
          </w:p>
        </w:tc>
      </w:tr>
    </w:tbl>
    <w:p w14:paraId="106BBF52" w14:textId="3513E765" w:rsidR="00D27FCE" w:rsidRDefault="00D27FCE"/>
    <w:tbl>
      <w:tblPr>
        <w:tblW w:w="9218" w:type="dxa"/>
        <w:tblInd w:w="2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76" w:author="Microsoft Word" w:date="2024-10-22T16:18:00Z">
          <w:tblPr>
            <w:tblStyle w:val="a2"/>
            <w:tblW w:w="9569" w:type="dxa"/>
            <w:tblInd w:w="239" w:type="dxa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9218"/>
        <w:tblGridChange w:id="77">
          <w:tblGrid>
            <w:gridCol w:w="9218"/>
            <w:gridCol w:w="351"/>
          </w:tblGrid>
        </w:tblGridChange>
      </w:tblGrid>
      <w:tr w:rsidR="0019435A" w14:paraId="61132665" w14:textId="77777777" w:rsidTr="00E92DF2">
        <w:trPr>
          <w:trHeight w:val="860"/>
          <w:trPrChange w:id="78" w:author="Microsoft Word" w:date="2024-10-22T16:18:00Z">
            <w:trPr>
              <w:trHeight w:val="1346"/>
            </w:trPr>
          </w:trPrChange>
        </w:trPr>
        <w:tc>
          <w:tcPr>
            <w:tcW w:w="9218" w:type="dxa"/>
            <w:tcPrChange w:id="79" w:author="Microsoft Word" w:date="2024-10-22T16:18:00Z">
              <w:tcPr>
                <w:tcW w:w="9569" w:type="dxa"/>
                <w:gridSpan w:val="2"/>
              </w:tcPr>
            </w:tcPrChange>
          </w:tcPr>
          <w:p w14:paraId="00000096" w14:textId="0FD70DB6" w:rsidR="0019435A" w:rsidRDefault="00194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b/>
                <w:color w:val="000000"/>
              </w:rPr>
            </w:pPr>
          </w:p>
          <w:p w14:paraId="00000097" w14:textId="44CA952D" w:rsidR="0019435A" w:rsidRDefault="00FB7D8C">
            <w:pPr>
              <w:numPr>
                <w:ilvl w:val="1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  <w:pPrChange w:id="80" w:author="Microsoft Word" w:date="2024-10-22T16:18:00Z">
                <w:pPr>
                  <w:numPr>
                    <w:ilvl w:val="1"/>
                    <w:numId w:val="1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348" w:hanging="360"/>
                </w:pPr>
              </w:pPrChange>
            </w:pPr>
            <w:bookmarkStart w:id="81" w:name="17dp8vu" w:colFirst="0" w:colLast="0"/>
            <w:bookmarkEnd w:id="81"/>
            <w:r>
              <w:rPr>
                <w:b/>
                <w:color w:val="003763"/>
              </w:rPr>
              <w:t>Requisitos de design:</w:t>
            </w:r>
          </w:p>
        </w:tc>
      </w:tr>
      <w:tr w:rsidR="0019435A" w14:paraId="36B4ED00" w14:textId="77777777" w:rsidTr="00E92DF2">
        <w:trPr>
          <w:trHeight w:val="3344"/>
          <w:trPrChange w:id="82" w:author="Microsoft Word" w:date="2024-10-22T16:18:00Z">
            <w:trPr>
              <w:trHeight w:val="5234"/>
            </w:trPr>
          </w:trPrChange>
        </w:trPr>
        <w:tc>
          <w:tcPr>
            <w:tcW w:w="9218" w:type="dxa"/>
            <w:tcPrChange w:id="83" w:author="Microsoft Word" w:date="2024-10-22T16:18:00Z">
              <w:tcPr>
                <w:tcW w:w="9569" w:type="dxa"/>
                <w:gridSpan w:val="2"/>
              </w:tcPr>
            </w:tcPrChange>
          </w:tcPr>
          <w:p w14:paraId="43345A44" w14:textId="77777777" w:rsidR="004921AB" w:rsidRDefault="004921AB" w:rsidP="004921AB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</w:pPr>
            <w:r>
              <w:t xml:space="preserve">Os elementos da tela devem aparecer, de forma encadeada, de baixo para cima; </w:t>
            </w:r>
          </w:p>
          <w:p w14:paraId="4A77CDB3" w14:textId="77777777" w:rsidR="004921AB" w:rsidRDefault="004921AB" w:rsidP="004921AB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</w:pPr>
            <w:r>
              <w:t>Deve haver uma simulação de entrada de dados com CPF + senha nos inputs;</w:t>
            </w:r>
          </w:p>
          <w:p w14:paraId="711B348D" w14:textId="77777777" w:rsidR="004921AB" w:rsidRDefault="004921AB" w:rsidP="004921AB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</w:pPr>
            <w:r>
              <w:t>Deve haver uma simulação de entrada de dados com e-mail + senha nos inputs;</w:t>
            </w:r>
          </w:p>
          <w:p w14:paraId="3BBBEDF9" w14:textId="77777777" w:rsidR="004921AB" w:rsidRDefault="004921AB" w:rsidP="004921AB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</w:pPr>
            <w:r>
              <w:t xml:space="preserve">Quando o usuário der um </w:t>
            </w:r>
            <w:proofErr w:type="spellStart"/>
            <w:r>
              <w:t>tap</w:t>
            </w:r>
            <w:proofErr w:type="spellEnd"/>
            <w:r>
              <w:t xml:space="preserve"> em “Entrar”, ele deve receber uma notificação do tipo </w:t>
            </w:r>
            <w:proofErr w:type="spellStart"/>
            <w:r>
              <w:t>toasty</w:t>
            </w:r>
            <w:proofErr w:type="spellEnd"/>
            <w:r>
              <w:t xml:space="preserve"> com o texto “Login realizado com sucesso!”;</w:t>
            </w:r>
          </w:p>
          <w:p w14:paraId="000000A7" w14:textId="33A540E6" w:rsidR="0019435A" w:rsidRDefault="004921AB" w:rsidP="004921AB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9"/>
              </w:tabs>
              <w:spacing w:before="32"/>
            </w:pPr>
            <w:r>
              <w:t>Os elementos da tela devem desaparecer, de forma encadeada, de cima para baixo.</w:t>
            </w:r>
          </w:p>
        </w:tc>
      </w:tr>
    </w:tbl>
    <w:p w14:paraId="47516B22" w14:textId="33A102E4" w:rsidR="008B7A91" w:rsidRDefault="008B7A91">
      <w:pPr>
        <w:rPr>
          <w:b/>
          <w:color w:val="003763"/>
          <w:sz w:val="32"/>
          <w:szCs w:val="32"/>
        </w:rPr>
      </w:pPr>
      <w:r>
        <w:rPr>
          <w:color w:val="003763"/>
        </w:rPr>
        <w:br w:type="page"/>
      </w:r>
    </w:p>
    <w:p w14:paraId="000000A8" w14:textId="719CB2FE" w:rsidR="0019435A" w:rsidRDefault="00D44300" w:rsidP="00803A9E">
      <w:pPr>
        <w:pStyle w:val="Ttulo3"/>
        <w:numPr>
          <w:ilvl w:val="0"/>
          <w:numId w:val="57"/>
        </w:numPr>
        <w:tabs>
          <w:tab w:val="left" w:pos="377"/>
        </w:tabs>
        <w:spacing w:line="259" w:lineRule="auto"/>
        <w:rPr>
          <w:color w:val="003763"/>
        </w:rPr>
      </w:pPr>
      <w:r>
        <w:rPr>
          <w:color w:val="003763"/>
        </w:rPr>
        <w:lastRenderedPageBreak/>
        <w:t>Dashboard</w:t>
      </w:r>
    </w:p>
    <w:p w14:paraId="000000A9" w14:textId="0554199F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color w:val="000000"/>
          <w:sz w:val="20"/>
          <w:szCs w:val="20"/>
        </w:rPr>
      </w:pPr>
    </w:p>
    <w:p w14:paraId="06679473" w14:textId="1FEE933B" w:rsidR="00370B05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19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1E930ACA" wp14:editId="73D7DB07">
            <wp:extent cx="3637535" cy="2801016"/>
            <wp:effectExtent l="0" t="0" r="127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535" cy="280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A5F5" w14:textId="77777777" w:rsidR="00370B05" w:rsidRDefault="00370B05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color w:val="000000"/>
          <w:sz w:val="20"/>
          <w:szCs w:val="20"/>
        </w:rPr>
      </w:pPr>
    </w:p>
    <w:p w14:paraId="4DE4D2B3" w14:textId="649D827E" w:rsidR="00E92DF2" w:rsidRDefault="00021A00" w:rsidP="00AA12CE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51"/>
      </w:pPr>
      <w:r>
        <w:rPr>
          <w:b/>
          <w:color w:val="003763"/>
        </w:rPr>
        <w:t>4.1 Componentes visuais:</w:t>
      </w:r>
    </w:p>
    <w:p w14:paraId="0DF17FC5" w14:textId="134A5134" w:rsidR="00E95FE3" w:rsidRDefault="00E95FE3">
      <w:p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/>
        <w:rPr>
          <w:color w:val="000000"/>
          <w:sz w:val="20"/>
          <w:szCs w:val="20"/>
        </w:rPr>
      </w:pPr>
    </w:p>
    <w:p w14:paraId="2B0AED09" w14:textId="6CFE40DC" w:rsidR="00E95FE3" w:rsidRPr="009C39DC" w:rsidRDefault="009C39DC" w:rsidP="004921AB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744"/>
        <w:rPr>
          <w:b/>
          <w:color w:val="000000"/>
        </w:rPr>
      </w:pPr>
      <w:r>
        <w:rPr>
          <w:b/>
          <w:color w:val="000000"/>
        </w:rPr>
        <w:t xml:space="preserve"> </w:t>
      </w:r>
      <w:r>
        <w:rPr>
          <w:color w:val="000000"/>
        </w:rPr>
        <w:t>Barra lateral com:</w:t>
      </w:r>
    </w:p>
    <w:p w14:paraId="710B204B" w14:textId="38F93E24" w:rsidR="009C39DC" w:rsidRPr="009C39DC" w:rsidRDefault="009C39DC" w:rsidP="009C39DC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744"/>
        <w:rPr>
          <w:b/>
          <w:color w:val="000000"/>
        </w:rPr>
      </w:pPr>
      <w:r>
        <w:rPr>
          <w:color w:val="000000"/>
        </w:rPr>
        <w:t>Logotipo;</w:t>
      </w:r>
    </w:p>
    <w:p w14:paraId="1C38BB86" w14:textId="4FAA6850" w:rsidR="009C39DC" w:rsidRPr="009C39DC" w:rsidRDefault="009C39DC" w:rsidP="009C39DC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744"/>
        <w:rPr>
          <w:b/>
          <w:color w:val="000000"/>
        </w:rPr>
      </w:pPr>
      <w:r>
        <w:rPr>
          <w:color w:val="000000"/>
        </w:rPr>
        <w:t>Itens de menu;</w:t>
      </w:r>
    </w:p>
    <w:p w14:paraId="2E9AC8A4" w14:textId="3C811BE9" w:rsidR="009C39DC" w:rsidRPr="009C39DC" w:rsidRDefault="009C39DC" w:rsidP="004921AB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744"/>
        <w:rPr>
          <w:b/>
          <w:color w:val="000000"/>
        </w:rPr>
      </w:pPr>
      <w:r>
        <w:rPr>
          <w:color w:val="000000"/>
        </w:rPr>
        <w:t>Título;</w:t>
      </w:r>
    </w:p>
    <w:p w14:paraId="4018A0BF" w14:textId="63191227" w:rsidR="009C39DC" w:rsidRPr="009C39DC" w:rsidRDefault="009C39DC" w:rsidP="004921AB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744"/>
        <w:rPr>
          <w:b/>
          <w:color w:val="000000"/>
        </w:rPr>
      </w:pPr>
      <w:r>
        <w:rPr>
          <w:color w:val="000000"/>
        </w:rPr>
        <w:t>Foto;</w:t>
      </w:r>
    </w:p>
    <w:p w14:paraId="33901CA1" w14:textId="24C24BE7" w:rsidR="009C39DC" w:rsidRPr="009C39DC" w:rsidRDefault="009C39DC" w:rsidP="009C39D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744"/>
        <w:rPr>
          <w:color w:val="000000"/>
        </w:rPr>
      </w:pPr>
      <w:r w:rsidRPr="009C39DC">
        <w:rPr>
          <w:color w:val="000000"/>
        </w:rPr>
        <w:t>Card de colaboradores, com total de colaboradores(as): 87</w:t>
      </w:r>
      <w:r>
        <w:rPr>
          <w:color w:val="000000"/>
        </w:rPr>
        <w:t>;</w:t>
      </w:r>
    </w:p>
    <w:p w14:paraId="3AA70AC1" w14:textId="1B87A1C4" w:rsidR="009C39DC" w:rsidRPr="009C39DC" w:rsidRDefault="009C39DC" w:rsidP="009C39D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309"/>
        <w:rPr>
          <w:color w:val="000000"/>
        </w:rPr>
      </w:pPr>
      <w:r w:rsidRPr="009C39DC">
        <w:rPr>
          <w:color w:val="000000"/>
        </w:rPr>
        <w:t>Card de contratações, com contratações do último trimestre:</w:t>
      </w:r>
      <w:r>
        <w:rPr>
          <w:color w:val="000000"/>
        </w:rPr>
        <w:t xml:space="preserve"> </w:t>
      </w:r>
      <w:proofErr w:type="gramStart"/>
      <w:r w:rsidRPr="009C39DC">
        <w:rPr>
          <w:color w:val="000000"/>
        </w:rPr>
        <w:t>Janeiro</w:t>
      </w:r>
      <w:proofErr w:type="gramEnd"/>
      <w:r w:rsidRPr="009C39DC">
        <w:rPr>
          <w:color w:val="000000"/>
        </w:rPr>
        <w:t xml:space="preserve"> (5), </w:t>
      </w:r>
      <w:proofErr w:type="gramStart"/>
      <w:r w:rsidRPr="009C39DC">
        <w:rPr>
          <w:color w:val="000000"/>
        </w:rPr>
        <w:t>Fevereiro</w:t>
      </w:r>
      <w:proofErr w:type="gramEnd"/>
      <w:r w:rsidRPr="009C39DC">
        <w:rPr>
          <w:color w:val="000000"/>
        </w:rPr>
        <w:t xml:space="preserve"> (2), </w:t>
      </w:r>
      <w:proofErr w:type="gramStart"/>
      <w:r w:rsidRPr="009C39DC">
        <w:rPr>
          <w:color w:val="000000"/>
        </w:rPr>
        <w:t>Março</w:t>
      </w:r>
      <w:proofErr w:type="gramEnd"/>
      <w:r w:rsidRPr="009C39DC">
        <w:rPr>
          <w:color w:val="000000"/>
        </w:rPr>
        <w:t xml:space="preserve"> (1);</w:t>
      </w:r>
    </w:p>
    <w:p w14:paraId="355465C8" w14:textId="1CB1C478" w:rsidR="009C39DC" w:rsidRPr="009C39DC" w:rsidRDefault="009C39DC" w:rsidP="009C39D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167"/>
        <w:rPr>
          <w:color w:val="000000"/>
        </w:rPr>
      </w:pPr>
      <w:r w:rsidRPr="009C39DC">
        <w:rPr>
          <w:color w:val="000000"/>
        </w:rPr>
        <w:t xml:space="preserve">Card de turnover, com turnover dos últimos 3 meses: </w:t>
      </w:r>
      <w:proofErr w:type="gramStart"/>
      <w:r w:rsidRPr="009C39DC">
        <w:rPr>
          <w:color w:val="000000"/>
        </w:rPr>
        <w:t>Janeiro</w:t>
      </w:r>
      <w:proofErr w:type="gramEnd"/>
      <w:r w:rsidRPr="009C39DC">
        <w:rPr>
          <w:color w:val="000000"/>
        </w:rPr>
        <w:t xml:space="preserve"> (3),</w:t>
      </w:r>
      <w:r>
        <w:rPr>
          <w:color w:val="000000"/>
        </w:rPr>
        <w:t xml:space="preserve"> </w:t>
      </w:r>
      <w:proofErr w:type="gramStart"/>
      <w:r w:rsidRPr="009C39DC">
        <w:rPr>
          <w:color w:val="000000"/>
        </w:rPr>
        <w:t>Fevereiro</w:t>
      </w:r>
      <w:proofErr w:type="gramEnd"/>
      <w:r w:rsidRPr="009C39DC">
        <w:rPr>
          <w:color w:val="000000"/>
        </w:rPr>
        <w:t xml:space="preserve"> (3), </w:t>
      </w:r>
      <w:proofErr w:type="gramStart"/>
      <w:r w:rsidRPr="009C39DC">
        <w:rPr>
          <w:color w:val="000000"/>
        </w:rPr>
        <w:t>Março</w:t>
      </w:r>
      <w:proofErr w:type="gramEnd"/>
      <w:r w:rsidRPr="009C39DC">
        <w:rPr>
          <w:color w:val="000000"/>
        </w:rPr>
        <w:t xml:space="preserve"> (2);</w:t>
      </w:r>
    </w:p>
    <w:p w14:paraId="53DA4406" w14:textId="01D17111" w:rsidR="009C39DC" w:rsidRPr="009C39DC" w:rsidRDefault="009C39DC" w:rsidP="009C39D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right="167"/>
        <w:rPr>
          <w:color w:val="000000"/>
        </w:rPr>
      </w:pPr>
      <w:r w:rsidRPr="009C39DC">
        <w:rPr>
          <w:color w:val="000000"/>
        </w:rPr>
        <w:t xml:space="preserve">Card com satisfação dos colaboradores, com satisfação dos colaboradores dos últimos 3 meses: </w:t>
      </w:r>
      <w:proofErr w:type="gramStart"/>
      <w:r w:rsidRPr="009C39DC">
        <w:rPr>
          <w:color w:val="000000"/>
        </w:rPr>
        <w:t>Janeiro</w:t>
      </w:r>
      <w:proofErr w:type="gramEnd"/>
      <w:r w:rsidRPr="009C39DC">
        <w:rPr>
          <w:color w:val="000000"/>
        </w:rPr>
        <w:t xml:space="preserve"> (80%), </w:t>
      </w:r>
      <w:proofErr w:type="gramStart"/>
      <w:r w:rsidRPr="009C39DC">
        <w:rPr>
          <w:color w:val="000000"/>
        </w:rPr>
        <w:t>Fevereiro</w:t>
      </w:r>
      <w:proofErr w:type="gramEnd"/>
      <w:r w:rsidRPr="009C39DC">
        <w:rPr>
          <w:color w:val="000000"/>
        </w:rPr>
        <w:t xml:space="preserve"> (72%), </w:t>
      </w:r>
      <w:proofErr w:type="gramStart"/>
      <w:r w:rsidRPr="009C39DC">
        <w:rPr>
          <w:color w:val="000000"/>
        </w:rPr>
        <w:t>Março</w:t>
      </w:r>
      <w:proofErr w:type="gramEnd"/>
      <w:r w:rsidRPr="009C39DC">
        <w:rPr>
          <w:color w:val="000000"/>
        </w:rPr>
        <w:t xml:space="preserve"> (63%).</w:t>
      </w:r>
    </w:p>
    <w:p w14:paraId="1715A783" w14:textId="77777777" w:rsidR="009C39DC" w:rsidRDefault="009C39DC" w:rsidP="009C39DC">
      <w:p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spacing w:before="17" w:line="254" w:lineRule="auto"/>
        <w:ind w:left="334" w:right="3744"/>
        <w:rPr>
          <w:b/>
          <w:color w:val="000000"/>
        </w:rPr>
      </w:pPr>
    </w:p>
    <w:p w14:paraId="5D342E23" w14:textId="19E7D373" w:rsidR="00E95FE3" w:rsidRDefault="00E95FE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</w:rPr>
      </w:pPr>
      <w:r>
        <w:rPr>
          <w:b/>
          <w:color w:val="003763"/>
        </w:rPr>
        <w:t>4.2 Requisitos de design:</w:t>
      </w:r>
    </w:p>
    <w:p w14:paraId="35DAD393" w14:textId="45D9D808" w:rsidR="00E95FE3" w:rsidRDefault="00E95FE3">
      <w:p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/>
        <w:ind w:left="332"/>
        <w:rPr>
          <w:color w:val="000000"/>
          <w:sz w:val="20"/>
          <w:szCs w:val="20"/>
        </w:rPr>
      </w:pPr>
    </w:p>
    <w:p w14:paraId="0CBBCA55" w14:textId="77777777" w:rsidR="004921AB" w:rsidRPr="004921AB" w:rsidRDefault="004921AB" w:rsidP="004921A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</w:rPr>
      </w:pPr>
      <w:r w:rsidRPr="004921AB">
        <w:rPr>
          <w:color w:val="000000"/>
        </w:rPr>
        <w:t xml:space="preserve">Os elementos da tela devem aparecer, de forma encadeada, de baixo para cima; </w:t>
      </w:r>
    </w:p>
    <w:p w14:paraId="1B4DD701" w14:textId="77777777" w:rsidR="004921AB" w:rsidRPr="004921AB" w:rsidRDefault="004921AB" w:rsidP="004921A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</w:rPr>
      </w:pPr>
      <w:r w:rsidRPr="004921AB">
        <w:rPr>
          <w:color w:val="000000"/>
        </w:rPr>
        <w:t>Todos os gráficos devem apresentar animação percorrendo todos os números até o valor final;</w:t>
      </w:r>
    </w:p>
    <w:p w14:paraId="143DF6B7" w14:textId="77777777" w:rsidR="004921AB" w:rsidRPr="004921AB" w:rsidRDefault="004921AB" w:rsidP="004921A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</w:rPr>
      </w:pPr>
      <w:r w:rsidRPr="004921AB">
        <w:rPr>
          <w:color w:val="000000"/>
        </w:rPr>
        <w:t xml:space="preserve">Ao dar um </w:t>
      </w:r>
      <w:proofErr w:type="spellStart"/>
      <w:r w:rsidRPr="004921AB">
        <w:rPr>
          <w:color w:val="000000"/>
        </w:rPr>
        <w:t>tap</w:t>
      </w:r>
      <w:proofErr w:type="spellEnd"/>
      <w:r w:rsidRPr="004921AB">
        <w:rPr>
          <w:color w:val="000000"/>
        </w:rPr>
        <w:t xml:space="preserve"> em “Colaboradores(as)” o usuário deverá ser redirecionado para a tela “Colaboradores(as)”;</w:t>
      </w:r>
    </w:p>
    <w:p w14:paraId="282E8A8C" w14:textId="77777777" w:rsidR="004921AB" w:rsidRPr="004921AB" w:rsidRDefault="004921AB" w:rsidP="004921A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</w:rPr>
      </w:pPr>
      <w:r w:rsidRPr="004921AB">
        <w:rPr>
          <w:color w:val="000000"/>
        </w:rPr>
        <w:t xml:space="preserve">Ao dar um </w:t>
      </w:r>
      <w:proofErr w:type="spellStart"/>
      <w:r w:rsidRPr="004921AB">
        <w:rPr>
          <w:color w:val="000000"/>
        </w:rPr>
        <w:t>tap</w:t>
      </w:r>
      <w:proofErr w:type="spellEnd"/>
      <w:r w:rsidRPr="004921AB">
        <w:rPr>
          <w:color w:val="000000"/>
        </w:rPr>
        <w:t xml:space="preserve"> no card de satisfação, o usuário deverá ser redirecionado para a tela “Avaliações”;</w:t>
      </w:r>
    </w:p>
    <w:p w14:paraId="031F3CA5" w14:textId="1C85DBF4" w:rsidR="00B74F83" w:rsidRDefault="004921AB" w:rsidP="004921A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</w:rPr>
      </w:pPr>
      <w:r w:rsidRPr="004921AB">
        <w:rPr>
          <w:color w:val="000000"/>
        </w:rPr>
        <w:t>Os elementos da tela devem desaparecer, de forma encadeada, de cima para baixo.</w:t>
      </w:r>
    </w:p>
    <w:p w14:paraId="6438DE76" w14:textId="0CCEBFD8" w:rsidR="00461D13" w:rsidRDefault="00461D13">
      <w:pPr>
        <w:rPr>
          <w:color w:val="000000"/>
        </w:rPr>
      </w:pPr>
      <w:r>
        <w:rPr>
          <w:color w:val="000000"/>
        </w:rPr>
        <w:br w:type="page"/>
      </w:r>
    </w:p>
    <w:p w14:paraId="000000BE" w14:textId="25BC4C64" w:rsidR="0019435A" w:rsidRDefault="00D44300">
      <w:pPr>
        <w:pStyle w:val="Ttulo3"/>
        <w:numPr>
          <w:ilvl w:val="0"/>
          <w:numId w:val="57"/>
        </w:numPr>
        <w:tabs>
          <w:tab w:val="left" w:pos="377"/>
        </w:tabs>
        <w:spacing w:line="259" w:lineRule="auto"/>
        <w:pPrChange w:id="84" w:author="Microsoft Word" w:date="2024-10-22T16:18:00Z">
          <w:pPr>
            <w:pStyle w:val="Ttulo3"/>
            <w:numPr>
              <w:numId w:val="23"/>
            </w:numPr>
            <w:tabs>
              <w:tab w:val="left" w:pos="377"/>
            </w:tabs>
            <w:spacing w:line="259" w:lineRule="auto"/>
            <w:ind w:left="379" w:hanging="267"/>
          </w:pPr>
        </w:pPrChange>
      </w:pPr>
      <w:r>
        <w:rPr>
          <w:color w:val="003763"/>
        </w:rPr>
        <w:lastRenderedPageBreak/>
        <w:t>Cola</w:t>
      </w:r>
      <w:r w:rsidR="00370B05">
        <w:rPr>
          <w:color w:val="003763"/>
        </w:rPr>
        <w:t>b</w:t>
      </w:r>
      <w:r>
        <w:rPr>
          <w:color w:val="003763"/>
        </w:rPr>
        <w:t>oradores</w:t>
      </w:r>
    </w:p>
    <w:p w14:paraId="000000BF" w14:textId="05FE274A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9" w:line="220" w:lineRule="auto"/>
        <w:rPr>
          <w:b/>
          <w:color w:val="000000"/>
          <w:sz w:val="20"/>
          <w:szCs w:val="20"/>
        </w:rPr>
      </w:pPr>
    </w:p>
    <w:p w14:paraId="023601A7" w14:textId="7B0128E6" w:rsidR="00370B05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19" w:line="220" w:lineRule="auto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768B0393" wp14:editId="01F6CB09">
            <wp:extent cx="3645468" cy="280536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80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AC0D" w14:textId="77777777" w:rsidR="00370B05" w:rsidRDefault="00370B05">
      <w:pPr>
        <w:pBdr>
          <w:top w:val="nil"/>
          <w:left w:val="nil"/>
          <w:bottom w:val="nil"/>
          <w:right w:val="nil"/>
          <w:between w:val="nil"/>
        </w:pBdr>
        <w:spacing w:before="19" w:line="220" w:lineRule="auto"/>
        <w:rPr>
          <w:b/>
          <w:color w:val="000000"/>
          <w:sz w:val="20"/>
          <w:szCs w:val="20"/>
        </w:rPr>
      </w:pPr>
    </w:p>
    <w:p w14:paraId="3E7AD3E3" w14:textId="77777777" w:rsidR="00E31B89" w:rsidRDefault="00E31B89" w:rsidP="00E31B89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51"/>
        <w:rPr>
          <w:b/>
          <w:color w:val="003763"/>
        </w:rPr>
      </w:pPr>
      <w:r>
        <w:rPr>
          <w:b/>
          <w:color w:val="003763"/>
        </w:rPr>
        <w:t>5.1 Componentes visuais:</w:t>
      </w:r>
    </w:p>
    <w:p w14:paraId="091F836F" w14:textId="77777777" w:rsidR="00E31B89" w:rsidRDefault="00E31B89" w:rsidP="00E31B89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51"/>
        <w:rPr>
          <w:b/>
          <w:color w:val="000000"/>
        </w:rPr>
      </w:pPr>
    </w:p>
    <w:p w14:paraId="1901F63E" w14:textId="77777777" w:rsidR="00E31B89" w:rsidRPr="00EE09DE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bookmarkStart w:id="85" w:name="_Hlk196901579"/>
      <w:r w:rsidRPr="00EE09DE">
        <w:rPr>
          <w:color w:val="000000"/>
        </w:rPr>
        <w:t>Barra lateral com:</w:t>
      </w:r>
    </w:p>
    <w:p w14:paraId="7B5075D9" w14:textId="77777777" w:rsidR="00E31B89" w:rsidRPr="00EE09DE" w:rsidRDefault="00E31B89" w:rsidP="00E31B89">
      <w:pPr>
        <w:pStyle w:val="PargrafodaLista"/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 w:rsidRPr="00EE09DE">
        <w:rPr>
          <w:color w:val="000000"/>
        </w:rPr>
        <w:t>Logotipo;</w:t>
      </w:r>
    </w:p>
    <w:p w14:paraId="58C5F10E" w14:textId="77777777" w:rsidR="00E31B89" w:rsidRPr="00EE09DE" w:rsidRDefault="00E31B89" w:rsidP="00E31B89">
      <w:pPr>
        <w:pStyle w:val="PargrafodaLista"/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 w:rsidRPr="00EE09DE">
        <w:rPr>
          <w:color w:val="000000"/>
        </w:rPr>
        <w:t>Itens de menu;</w:t>
      </w:r>
    </w:p>
    <w:p w14:paraId="3CBD7D3A" w14:textId="77777777" w:rsidR="00E31B89" w:rsidRPr="00EE09DE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 w:rsidRPr="00EE09DE">
        <w:rPr>
          <w:color w:val="000000"/>
        </w:rPr>
        <w:t>Título;</w:t>
      </w:r>
    </w:p>
    <w:p w14:paraId="4C79FD6D" w14:textId="77777777" w:rsidR="00E31B89" w:rsidRPr="00EE09DE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 w:rsidRPr="00EE09DE">
        <w:rPr>
          <w:color w:val="000000"/>
        </w:rPr>
        <w:t>Foto;</w:t>
      </w:r>
    </w:p>
    <w:bookmarkEnd w:id="85"/>
    <w:p w14:paraId="7EFC12E3" w14:textId="77777777" w:rsidR="00E31B89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Barra de busca com ícones de filtro e buscar;</w:t>
      </w:r>
    </w:p>
    <w:p w14:paraId="276D9BEE" w14:textId="77777777" w:rsidR="00E31B89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Botão “Cadastrar Colaborador(a)”;</w:t>
      </w:r>
    </w:p>
    <w:p w14:paraId="3303D0E7" w14:textId="77777777" w:rsidR="00E31B89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Texto “Lista de Colaboradores”;</w:t>
      </w:r>
    </w:p>
    <w:p w14:paraId="347206C9" w14:textId="77777777" w:rsidR="00E31B89" w:rsidRDefault="00E31B89" w:rsidP="00E31B89">
      <w:pPr>
        <w:pStyle w:val="PargrafodaLista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Cards de colaboradores com foto, nome, cargo, tempo na empresa, ícone de edição, ícone de remoção;</w:t>
      </w:r>
    </w:p>
    <w:p w14:paraId="157B10D5" w14:textId="77777777" w:rsidR="00E31B89" w:rsidRDefault="00E31B89" w:rsidP="00E31B89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</w:p>
    <w:p w14:paraId="2D417D9E" w14:textId="77777777" w:rsidR="00E31B89" w:rsidRDefault="00E31B89" w:rsidP="00E31B89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b/>
          <w:color w:val="000000"/>
        </w:rPr>
      </w:pPr>
      <w:r>
        <w:rPr>
          <w:b/>
          <w:color w:val="003763"/>
        </w:rPr>
        <w:t>5.2 Requisitos de design:</w:t>
      </w:r>
    </w:p>
    <w:p w14:paraId="447CDFC1" w14:textId="77777777" w:rsidR="00E31B89" w:rsidRDefault="00E31B89" w:rsidP="00E31B89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51"/>
        <w:rPr>
          <w:b/>
          <w:color w:val="003763"/>
        </w:rPr>
      </w:pPr>
    </w:p>
    <w:p w14:paraId="05A0C24A" w14:textId="77777777" w:rsidR="00E31B89" w:rsidRPr="004921AB" w:rsidRDefault="00E31B89" w:rsidP="00E31B8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 w:line="254" w:lineRule="auto"/>
        <w:rPr>
          <w:color w:val="000000"/>
        </w:rPr>
      </w:pPr>
      <w:r w:rsidRPr="004921AB">
        <w:rPr>
          <w:color w:val="000000"/>
        </w:rPr>
        <w:t xml:space="preserve">Os elementos da tela devem aparecer, de forma encadeada, de baixo para cima; </w:t>
      </w:r>
    </w:p>
    <w:p w14:paraId="034A35D4" w14:textId="77777777" w:rsidR="00E31B89" w:rsidRPr="004921AB" w:rsidRDefault="00E31B89" w:rsidP="00E31B8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 w:line="254" w:lineRule="auto"/>
        <w:rPr>
          <w:color w:val="000000"/>
        </w:rPr>
      </w:pPr>
      <w:r w:rsidRPr="004921AB">
        <w:rPr>
          <w:color w:val="000000"/>
        </w:rPr>
        <w:t xml:space="preserve">Ao dar um </w:t>
      </w:r>
      <w:proofErr w:type="spellStart"/>
      <w:r w:rsidRPr="004921AB">
        <w:rPr>
          <w:color w:val="000000"/>
        </w:rPr>
        <w:t>tap</w:t>
      </w:r>
      <w:proofErr w:type="spellEnd"/>
      <w:r w:rsidRPr="004921AB">
        <w:rPr>
          <w:color w:val="000000"/>
        </w:rPr>
        <w:t xml:space="preserve"> no ícone de edição, o usuário deverá visualizar uma modal com os detalhes do colaborador com foto, nome, área de atuação e tempo na Case4You;</w:t>
      </w:r>
    </w:p>
    <w:p w14:paraId="50FFA82F" w14:textId="77777777" w:rsidR="00E31B89" w:rsidRPr="004921AB" w:rsidRDefault="00E31B89" w:rsidP="00E31B8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 w:line="254" w:lineRule="auto"/>
        <w:rPr>
          <w:color w:val="000000"/>
        </w:rPr>
      </w:pPr>
      <w:r w:rsidRPr="004921AB">
        <w:rPr>
          <w:color w:val="000000"/>
        </w:rPr>
        <w:t xml:space="preserve">Ao dar um </w:t>
      </w:r>
      <w:proofErr w:type="spellStart"/>
      <w:r w:rsidRPr="004921AB">
        <w:rPr>
          <w:color w:val="000000"/>
        </w:rPr>
        <w:t>tap</w:t>
      </w:r>
      <w:proofErr w:type="spellEnd"/>
      <w:r w:rsidRPr="004921AB">
        <w:rPr>
          <w:color w:val="000000"/>
        </w:rPr>
        <w:t xml:space="preserve"> no ícone de excluir, deve existir uma simulação de exclusão de um colaborador;</w:t>
      </w:r>
    </w:p>
    <w:p w14:paraId="07E39A02" w14:textId="77777777" w:rsidR="000B4D6D" w:rsidRDefault="00E31B89" w:rsidP="000B4D6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 w:line="254" w:lineRule="auto"/>
        <w:rPr>
          <w:color w:val="000000"/>
        </w:rPr>
      </w:pPr>
      <w:r w:rsidRPr="004921AB">
        <w:rPr>
          <w:color w:val="000000"/>
        </w:rPr>
        <w:t xml:space="preserve">Ao dar um </w:t>
      </w:r>
      <w:proofErr w:type="spellStart"/>
      <w:r w:rsidRPr="004921AB">
        <w:rPr>
          <w:color w:val="000000"/>
        </w:rPr>
        <w:t>tap</w:t>
      </w:r>
      <w:proofErr w:type="spellEnd"/>
      <w:r w:rsidRPr="004921AB">
        <w:rPr>
          <w:color w:val="000000"/>
        </w:rPr>
        <w:t xml:space="preserve"> em uma imagem a mesma deve aparecer maior em uma modal</w:t>
      </w:r>
      <w:r w:rsidR="000B4D6D">
        <w:rPr>
          <w:color w:val="000000"/>
        </w:rPr>
        <w:t>;</w:t>
      </w:r>
    </w:p>
    <w:p w14:paraId="000000D2" w14:textId="2F0FB01A" w:rsidR="0019435A" w:rsidRPr="000B4D6D" w:rsidRDefault="00E31B89" w:rsidP="000B4D6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1" w:line="254" w:lineRule="auto"/>
        <w:rPr>
          <w:color w:val="000000"/>
        </w:rPr>
        <w:sectPr w:rsidR="0019435A" w:rsidRPr="000B4D6D" w:rsidSect="009C39DC">
          <w:pgSz w:w="11910" w:h="16840"/>
          <w:pgMar w:top="0" w:right="800" w:bottom="2977" w:left="1020" w:header="1134" w:footer="1175" w:gutter="0"/>
          <w:cols w:space="720"/>
        </w:sectPr>
      </w:pPr>
      <w:r w:rsidRPr="000B4D6D">
        <w:rPr>
          <w:color w:val="000000"/>
        </w:rPr>
        <w:t>Os elementos da tela devem desaparecer, de forma encadeada, de cima para baixo.</w:t>
      </w:r>
    </w:p>
    <w:p w14:paraId="000000D3" w14:textId="66FEC142" w:rsidR="0019435A" w:rsidRDefault="00D44300">
      <w:pPr>
        <w:pStyle w:val="Ttulo3"/>
        <w:numPr>
          <w:ilvl w:val="0"/>
          <w:numId w:val="57"/>
        </w:numPr>
        <w:tabs>
          <w:tab w:val="left" w:pos="377"/>
        </w:tabs>
        <w:ind w:left="377" w:hanging="265"/>
        <w:pPrChange w:id="86" w:author="Microsoft Word" w:date="2024-10-22T16:18:00Z">
          <w:pPr>
            <w:pStyle w:val="Ttulo3"/>
            <w:numPr>
              <w:numId w:val="23"/>
            </w:numPr>
            <w:tabs>
              <w:tab w:val="left" w:pos="377"/>
            </w:tabs>
            <w:ind w:left="379" w:hanging="267"/>
          </w:pPr>
        </w:pPrChange>
      </w:pPr>
      <w:r>
        <w:rPr>
          <w:color w:val="003763"/>
        </w:rPr>
        <w:lastRenderedPageBreak/>
        <w:t>Cadastrar Colaborador(a)</w:t>
      </w:r>
    </w:p>
    <w:p w14:paraId="000000D4" w14:textId="6187569A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color w:val="000000"/>
          <w:sz w:val="20"/>
          <w:szCs w:val="20"/>
        </w:rPr>
      </w:pPr>
    </w:p>
    <w:p w14:paraId="20122CE9" w14:textId="28DA64BA" w:rsidR="00370B05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19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5D570444" wp14:editId="5073B515">
            <wp:extent cx="3628532" cy="2797859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532" cy="27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3D39" w14:textId="77777777" w:rsidR="00370B05" w:rsidRDefault="00370B05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color w:val="000000"/>
          <w:sz w:val="20"/>
          <w:szCs w:val="20"/>
        </w:rPr>
      </w:pPr>
    </w:p>
    <w:p w14:paraId="489431BD" w14:textId="77777777" w:rsidR="00F97D1D" w:rsidRDefault="00F97D1D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51"/>
        <w:rPr>
          <w:b/>
          <w:color w:val="000000"/>
        </w:rPr>
      </w:pPr>
      <w:r>
        <w:rPr>
          <w:b/>
          <w:color w:val="003763"/>
        </w:rPr>
        <w:t>6.1 Componentes visuais:</w:t>
      </w:r>
    </w:p>
    <w:p w14:paraId="6812ECEF" w14:textId="77777777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</w:rPr>
      </w:pPr>
      <w:r w:rsidRPr="00FF5CE5">
        <w:rPr>
          <w:color w:val="000000"/>
        </w:rPr>
        <w:t>Barra lateral com:</w:t>
      </w:r>
    </w:p>
    <w:p w14:paraId="391873DA" w14:textId="77777777" w:rsidR="00FF5CE5" w:rsidRPr="00FF5CE5" w:rsidRDefault="00FF5CE5" w:rsidP="00FF5CE5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</w:rPr>
      </w:pPr>
      <w:r w:rsidRPr="00FF5CE5">
        <w:rPr>
          <w:color w:val="000000"/>
        </w:rPr>
        <w:t>Logotipo;</w:t>
      </w:r>
    </w:p>
    <w:p w14:paraId="7A2142AA" w14:textId="77777777" w:rsidR="00FF5CE5" w:rsidRPr="00FF5CE5" w:rsidRDefault="00FF5CE5" w:rsidP="00FF5CE5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</w:rPr>
      </w:pPr>
      <w:r w:rsidRPr="00FF5CE5">
        <w:rPr>
          <w:color w:val="000000"/>
        </w:rPr>
        <w:t>Itens de menu;</w:t>
      </w:r>
    </w:p>
    <w:p w14:paraId="6907771B" w14:textId="77777777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</w:rPr>
      </w:pPr>
      <w:r w:rsidRPr="00FF5CE5">
        <w:rPr>
          <w:color w:val="000000"/>
        </w:rPr>
        <w:t>Título;</w:t>
      </w:r>
    </w:p>
    <w:p w14:paraId="4A7841D0" w14:textId="1A439D8C" w:rsid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</w:rPr>
      </w:pPr>
      <w:r>
        <w:rPr>
          <w:color w:val="000000"/>
        </w:rPr>
        <w:t>Ícone de troca de tema;</w:t>
      </w:r>
    </w:p>
    <w:p w14:paraId="5E7130AE" w14:textId="3765764D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</w:rPr>
      </w:pPr>
      <w:r w:rsidRPr="00FF5CE5">
        <w:rPr>
          <w:color w:val="000000"/>
        </w:rPr>
        <w:t>Foto;</w:t>
      </w:r>
    </w:p>
    <w:p w14:paraId="51B9CFAD" w14:textId="666B8BA3" w:rsidR="00F97D1D" w:rsidRPr="00FF5CE5" w:rsidRDefault="00FF5CE5" w:rsidP="004921AB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“Nome Completo”;</w:t>
      </w:r>
    </w:p>
    <w:p w14:paraId="0329F8BD" w14:textId="7897DC0D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“Rua ou Avenida”;</w:t>
      </w:r>
    </w:p>
    <w:p w14:paraId="7C381238" w14:textId="53FA1C5B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“Número”;</w:t>
      </w:r>
    </w:p>
    <w:p w14:paraId="0E1FEAF5" w14:textId="50EC1620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“Bairro”;</w:t>
      </w:r>
    </w:p>
    <w:p w14:paraId="79855FBD" w14:textId="2A2C4056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“CEP”;</w:t>
      </w:r>
    </w:p>
    <w:p w14:paraId="0CB6D258" w14:textId="74D78CB4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“Cidade”;</w:t>
      </w:r>
    </w:p>
    <w:p w14:paraId="5CB03709" w14:textId="537EBBFF" w:rsidR="00FF5CE5" w:rsidRPr="00FF5CE5" w:rsidRDefault="00FF5CE5" w:rsidP="00FF5CE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 xml:space="preserve">Input com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“Estado”;</w:t>
      </w:r>
    </w:p>
    <w:p w14:paraId="6EB09EE9" w14:textId="7E695C5F" w:rsidR="00FF5CE5" w:rsidRDefault="00FF5CE5" w:rsidP="004921AB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b/>
          <w:color w:val="000000"/>
        </w:rPr>
      </w:pPr>
      <w:r>
        <w:rPr>
          <w:color w:val="000000"/>
        </w:rPr>
        <w:t>Botão “Cadastrar”;</w:t>
      </w:r>
    </w:p>
    <w:p w14:paraId="60610453" w14:textId="37512599" w:rsidR="00F97D1D" w:rsidRDefault="00F97D1D">
      <w:pPr>
        <w:pBdr>
          <w:top w:val="nil"/>
          <w:left w:val="nil"/>
          <w:bottom w:val="nil"/>
          <w:right w:val="nil"/>
          <w:between w:val="nil"/>
        </w:pBdr>
        <w:spacing w:before="1"/>
        <w:ind w:left="51"/>
        <w:rPr>
          <w:b/>
          <w:color w:val="000000"/>
        </w:rPr>
      </w:pPr>
      <w:r>
        <w:rPr>
          <w:b/>
          <w:color w:val="003763"/>
        </w:rPr>
        <w:br w:type="textWrapping" w:clear="all"/>
        <w:t>6.2 Requisitos de design:</w:t>
      </w:r>
    </w:p>
    <w:p w14:paraId="092F1887" w14:textId="4A75A726" w:rsidR="00F97D1D" w:rsidRDefault="00F97D1D" w:rsidP="004921AB">
      <w:pPr>
        <w:pBdr>
          <w:top w:val="nil"/>
          <w:left w:val="nil"/>
          <w:bottom w:val="nil"/>
          <w:right w:val="nil"/>
          <w:between w:val="nil"/>
        </w:pBdr>
        <w:tabs>
          <w:tab w:val="left" w:pos="330"/>
          <w:tab w:val="left" w:pos="333"/>
        </w:tabs>
        <w:ind w:right="503"/>
      </w:pPr>
    </w:p>
    <w:p w14:paraId="047A2D15" w14:textId="77777777" w:rsidR="004921AB" w:rsidRPr="004921AB" w:rsidRDefault="004921AB" w:rsidP="004921AB">
      <w:pPr>
        <w:pStyle w:val="PargrafodaLista"/>
        <w:numPr>
          <w:ilvl w:val="0"/>
          <w:numId w:val="89"/>
        </w:numPr>
        <w:spacing w:line="220" w:lineRule="auto"/>
        <w:rPr>
          <w:sz w:val="20"/>
          <w:szCs w:val="20"/>
        </w:rPr>
      </w:pPr>
      <w:r w:rsidRPr="004921AB">
        <w:rPr>
          <w:sz w:val="20"/>
          <w:szCs w:val="20"/>
        </w:rPr>
        <w:t xml:space="preserve">Os elementos da tela devem aparecer, de forma encadeada, de baixo para cima; </w:t>
      </w:r>
    </w:p>
    <w:p w14:paraId="5E204057" w14:textId="77777777" w:rsidR="004921AB" w:rsidRPr="004921AB" w:rsidRDefault="004921AB" w:rsidP="004921AB">
      <w:pPr>
        <w:pStyle w:val="PargrafodaLista"/>
        <w:numPr>
          <w:ilvl w:val="0"/>
          <w:numId w:val="89"/>
        </w:numPr>
        <w:spacing w:line="220" w:lineRule="auto"/>
        <w:rPr>
          <w:sz w:val="20"/>
          <w:szCs w:val="20"/>
        </w:rPr>
      </w:pPr>
      <w:r w:rsidRPr="004921AB">
        <w:rPr>
          <w:sz w:val="20"/>
          <w:szCs w:val="20"/>
        </w:rPr>
        <w:t xml:space="preserve">Deve ser possível trocar entre Light e </w:t>
      </w:r>
      <w:proofErr w:type="spellStart"/>
      <w:r w:rsidRPr="004921AB">
        <w:rPr>
          <w:sz w:val="20"/>
          <w:szCs w:val="20"/>
        </w:rPr>
        <w:t>Dark</w:t>
      </w:r>
      <w:proofErr w:type="spellEnd"/>
      <w:r w:rsidRPr="004921AB">
        <w:rPr>
          <w:sz w:val="20"/>
          <w:szCs w:val="20"/>
        </w:rPr>
        <w:t xml:space="preserve"> </w:t>
      </w:r>
      <w:proofErr w:type="spellStart"/>
      <w:r w:rsidRPr="004921AB">
        <w:rPr>
          <w:sz w:val="20"/>
          <w:szCs w:val="20"/>
        </w:rPr>
        <w:t>Mode</w:t>
      </w:r>
      <w:proofErr w:type="spellEnd"/>
      <w:r w:rsidRPr="004921AB">
        <w:rPr>
          <w:sz w:val="20"/>
          <w:szCs w:val="20"/>
        </w:rPr>
        <w:t>;</w:t>
      </w:r>
    </w:p>
    <w:p w14:paraId="16512EE9" w14:textId="77777777" w:rsidR="004921AB" w:rsidRPr="004921AB" w:rsidRDefault="004921AB" w:rsidP="004921AB">
      <w:pPr>
        <w:pStyle w:val="PargrafodaLista"/>
        <w:numPr>
          <w:ilvl w:val="0"/>
          <w:numId w:val="89"/>
        </w:numPr>
        <w:spacing w:line="220" w:lineRule="auto"/>
        <w:rPr>
          <w:sz w:val="20"/>
          <w:szCs w:val="20"/>
        </w:rPr>
      </w:pPr>
      <w:r w:rsidRPr="004921AB">
        <w:rPr>
          <w:sz w:val="20"/>
          <w:szCs w:val="20"/>
        </w:rPr>
        <w:t>Deve haver uma simulação de entrada de dados nos inputs;</w:t>
      </w:r>
    </w:p>
    <w:p w14:paraId="43816A4D" w14:textId="77777777" w:rsidR="004921AB" w:rsidRPr="004921AB" w:rsidRDefault="004921AB" w:rsidP="004921AB">
      <w:pPr>
        <w:pStyle w:val="PargrafodaLista"/>
        <w:numPr>
          <w:ilvl w:val="0"/>
          <w:numId w:val="89"/>
        </w:numPr>
        <w:spacing w:line="220" w:lineRule="auto"/>
        <w:rPr>
          <w:sz w:val="20"/>
          <w:szCs w:val="20"/>
        </w:rPr>
      </w:pPr>
      <w:r w:rsidRPr="004921AB">
        <w:rPr>
          <w:sz w:val="20"/>
          <w:szCs w:val="20"/>
        </w:rPr>
        <w:t xml:space="preserve">Ao dar um </w:t>
      </w:r>
      <w:proofErr w:type="spellStart"/>
      <w:r w:rsidRPr="004921AB">
        <w:rPr>
          <w:sz w:val="20"/>
          <w:szCs w:val="20"/>
        </w:rPr>
        <w:t>tap</w:t>
      </w:r>
      <w:proofErr w:type="spellEnd"/>
      <w:r w:rsidRPr="004921AB">
        <w:rPr>
          <w:sz w:val="20"/>
          <w:szCs w:val="20"/>
        </w:rPr>
        <w:t xml:space="preserve"> em cadastrar uma mensagem do tipo </w:t>
      </w:r>
      <w:proofErr w:type="spellStart"/>
      <w:r w:rsidRPr="004921AB">
        <w:rPr>
          <w:sz w:val="20"/>
          <w:szCs w:val="20"/>
        </w:rPr>
        <w:t>toasty</w:t>
      </w:r>
      <w:proofErr w:type="spellEnd"/>
      <w:r w:rsidRPr="004921AB">
        <w:rPr>
          <w:sz w:val="20"/>
          <w:szCs w:val="20"/>
        </w:rPr>
        <w:t xml:space="preserve"> deve aparecer com o texto “Colaborador(a) cadastrado(a) com sucesso!”;</w:t>
      </w:r>
    </w:p>
    <w:p w14:paraId="000000E5" w14:textId="56D7D4A7" w:rsidR="0019435A" w:rsidRPr="004921AB" w:rsidRDefault="004921AB" w:rsidP="004921AB">
      <w:pPr>
        <w:pStyle w:val="PargrafodaLista"/>
        <w:numPr>
          <w:ilvl w:val="0"/>
          <w:numId w:val="89"/>
        </w:numPr>
        <w:spacing w:line="220" w:lineRule="auto"/>
        <w:rPr>
          <w:sz w:val="20"/>
          <w:szCs w:val="20"/>
        </w:rPr>
        <w:sectPr w:rsidR="0019435A" w:rsidRPr="004921AB">
          <w:pgSz w:w="11910" w:h="16840"/>
          <w:pgMar w:top="1840" w:right="800" w:bottom="1360" w:left="1020" w:header="1134" w:footer="1175" w:gutter="0"/>
          <w:cols w:space="720"/>
        </w:sectPr>
      </w:pPr>
      <w:r w:rsidRPr="004921AB">
        <w:rPr>
          <w:sz w:val="20"/>
          <w:szCs w:val="20"/>
        </w:rPr>
        <w:t>Os elementos da tela devem desaparecer, de forma encadeada, de cima para baixo.</w:t>
      </w:r>
    </w:p>
    <w:p w14:paraId="286D0F94" w14:textId="37B99AF6" w:rsidR="00F45BFC" w:rsidRPr="00F45BFC" w:rsidRDefault="00D44300" w:rsidP="00F45BFC">
      <w:pPr>
        <w:pStyle w:val="Ttulo3"/>
        <w:numPr>
          <w:ilvl w:val="0"/>
          <w:numId w:val="57"/>
        </w:numPr>
        <w:tabs>
          <w:tab w:val="left" w:pos="377"/>
        </w:tabs>
        <w:spacing w:line="259" w:lineRule="auto"/>
        <w:ind w:left="377" w:hanging="265"/>
        <w:rPr>
          <w:color w:val="003763"/>
        </w:rPr>
      </w:pPr>
      <w:r>
        <w:rPr>
          <w:color w:val="003763"/>
        </w:rPr>
        <w:lastRenderedPageBreak/>
        <w:t>Avaliação</w:t>
      </w:r>
    </w:p>
    <w:p w14:paraId="000000FB" w14:textId="2857FB48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color w:val="000000"/>
          <w:sz w:val="20"/>
          <w:szCs w:val="20"/>
        </w:rPr>
      </w:pPr>
    </w:p>
    <w:p w14:paraId="524FBF70" w14:textId="61DFFFA8" w:rsidR="00370B05" w:rsidRDefault="00370B05" w:rsidP="00370B05">
      <w:pPr>
        <w:pBdr>
          <w:top w:val="nil"/>
          <w:left w:val="nil"/>
          <w:bottom w:val="nil"/>
          <w:right w:val="nil"/>
          <w:between w:val="nil"/>
        </w:pBdr>
        <w:spacing w:before="19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695FC691" wp14:editId="0927A1B8">
            <wp:extent cx="3645468" cy="27707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468" cy="27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D8AC" w14:textId="77777777" w:rsidR="00370B05" w:rsidRDefault="00370B05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color w:val="000000"/>
          <w:sz w:val="20"/>
          <w:szCs w:val="20"/>
        </w:rPr>
      </w:pPr>
    </w:p>
    <w:tbl>
      <w:tblPr>
        <w:tblW w:w="9659" w:type="dxa"/>
        <w:tblInd w:w="1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87" w:author="Microsoft Word" w:date="2024-10-22T16:18:00Z">
          <w:tblPr>
            <w:tblStyle w:val="a7"/>
            <w:tblW w:w="9659" w:type="dxa"/>
            <w:tblInd w:w="177" w:type="dxa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9659"/>
        <w:tblGridChange w:id="88">
          <w:tblGrid>
            <w:gridCol w:w="9659"/>
          </w:tblGrid>
        </w:tblGridChange>
      </w:tblGrid>
      <w:tr w:rsidR="0019435A" w14:paraId="3D4E13CF" w14:textId="77777777">
        <w:trPr>
          <w:trHeight w:val="286"/>
          <w:trPrChange w:id="89" w:author="Microsoft Word" w:date="2024-10-22T16:18:00Z">
            <w:trPr>
              <w:trHeight w:val="286"/>
            </w:trPr>
          </w:trPrChange>
        </w:trPr>
        <w:tc>
          <w:tcPr>
            <w:tcW w:w="9659" w:type="dxa"/>
            <w:tcPrChange w:id="90" w:author="Microsoft Word" w:date="2024-10-22T16:18:00Z">
              <w:tcPr>
                <w:tcW w:w="9659" w:type="dxa"/>
              </w:tcPr>
            </w:tcPrChange>
          </w:tcPr>
          <w:p w14:paraId="000000FC" w14:textId="1E695398" w:rsidR="0019435A" w:rsidRDefault="00A02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51"/>
              <w:rPr>
                <w:b/>
                <w:color w:val="000000"/>
              </w:rPr>
            </w:pPr>
            <w:r>
              <w:rPr>
                <w:b/>
                <w:color w:val="003763"/>
              </w:rPr>
              <w:t>7</w:t>
            </w:r>
            <w:r w:rsidR="00FB7D8C">
              <w:rPr>
                <w:b/>
                <w:color w:val="003763"/>
              </w:rPr>
              <w:t>.1 Componentes visuais:</w:t>
            </w:r>
          </w:p>
        </w:tc>
      </w:tr>
      <w:tr w:rsidR="0019435A" w14:paraId="775ACD01" w14:textId="77777777" w:rsidTr="004921AB">
        <w:trPr>
          <w:trHeight w:val="303"/>
          <w:trPrChange w:id="91" w:author="Microsoft Word" w:date="2024-10-22T16:18:00Z">
            <w:trPr>
              <w:trHeight w:val="4065"/>
            </w:trPr>
          </w:trPrChange>
        </w:trPr>
        <w:tc>
          <w:tcPr>
            <w:tcW w:w="9659" w:type="dxa"/>
            <w:tcPrChange w:id="92" w:author="Microsoft Word" w:date="2024-10-22T16:18:00Z">
              <w:tcPr>
                <w:tcW w:w="9659" w:type="dxa"/>
              </w:tcPr>
            </w:tcPrChange>
          </w:tcPr>
          <w:p w14:paraId="6FEA6872" w14:textId="77777777" w:rsidR="0027618C" w:rsidRPr="0027618C" w:rsidRDefault="0027618C" w:rsidP="0027618C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 w:rsidRPr="0027618C">
              <w:rPr>
                <w:color w:val="000000"/>
              </w:rPr>
              <w:t>Barra lateral com:</w:t>
            </w:r>
          </w:p>
          <w:p w14:paraId="0EB5BEAD" w14:textId="77777777" w:rsidR="0027618C" w:rsidRPr="0027618C" w:rsidRDefault="0027618C" w:rsidP="0027618C">
            <w:pPr>
              <w:numPr>
                <w:ilvl w:val="1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 w:rsidRPr="0027618C">
              <w:rPr>
                <w:color w:val="000000"/>
              </w:rPr>
              <w:t>Logotipo;</w:t>
            </w:r>
          </w:p>
          <w:p w14:paraId="6D609DA1" w14:textId="77777777" w:rsidR="0027618C" w:rsidRPr="0027618C" w:rsidRDefault="0027618C" w:rsidP="0027618C">
            <w:pPr>
              <w:numPr>
                <w:ilvl w:val="1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 w:rsidRPr="0027618C">
              <w:rPr>
                <w:color w:val="000000"/>
              </w:rPr>
              <w:t>Itens de menu;</w:t>
            </w:r>
          </w:p>
          <w:p w14:paraId="2E8C1ED4" w14:textId="77777777" w:rsidR="0027618C" w:rsidRPr="0027618C" w:rsidRDefault="0027618C" w:rsidP="0027618C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 w:rsidRPr="0027618C">
              <w:rPr>
                <w:color w:val="000000"/>
              </w:rPr>
              <w:t>Título;</w:t>
            </w:r>
          </w:p>
          <w:p w14:paraId="50876FE0" w14:textId="77777777" w:rsidR="0027618C" w:rsidRPr="0027618C" w:rsidRDefault="0027618C" w:rsidP="0027618C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 w:rsidRPr="0027618C">
              <w:rPr>
                <w:color w:val="000000"/>
              </w:rPr>
              <w:t>Foto;</w:t>
            </w:r>
          </w:p>
          <w:p w14:paraId="449546D7" w14:textId="77777777" w:rsidR="0019435A" w:rsidRDefault="0027618C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>
              <w:rPr>
                <w:color w:val="000000"/>
              </w:rPr>
              <w:t>Barra de busca com ícone de filtro e busca;</w:t>
            </w:r>
          </w:p>
          <w:p w14:paraId="751FD160" w14:textId="77777777" w:rsidR="0027618C" w:rsidRDefault="0027618C" w:rsidP="0027618C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>
              <w:rPr>
                <w:color w:val="000000"/>
              </w:rPr>
              <w:t>Texto “Lista de Avaliações”;</w:t>
            </w:r>
          </w:p>
          <w:p w14:paraId="00000106" w14:textId="21AD1BBE" w:rsidR="0027618C" w:rsidRDefault="0027618C" w:rsidP="0027618C">
            <w:pPr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 w:line="259" w:lineRule="auto"/>
              <w:rPr>
                <w:color w:val="000000"/>
              </w:rPr>
            </w:pPr>
            <w:r>
              <w:rPr>
                <w:color w:val="000000"/>
              </w:rPr>
              <w:t>Tabela de avaliações;</w:t>
            </w:r>
          </w:p>
        </w:tc>
      </w:tr>
      <w:tr w:rsidR="0019435A" w14:paraId="71779346" w14:textId="77777777">
        <w:trPr>
          <w:trHeight w:val="587"/>
          <w:trPrChange w:id="93" w:author="Microsoft Word" w:date="2024-10-22T16:18:00Z">
            <w:trPr>
              <w:trHeight w:val="587"/>
            </w:trPr>
          </w:trPrChange>
        </w:trPr>
        <w:tc>
          <w:tcPr>
            <w:tcW w:w="9659" w:type="dxa"/>
            <w:tcPrChange w:id="94" w:author="Microsoft Word" w:date="2024-10-22T16:18:00Z">
              <w:tcPr>
                <w:tcW w:w="9659" w:type="dxa"/>
              </w:tcPr>
            </w:tcPrChange>
          </w:tcPr>
          <w:p w14:paraId="277264AC" w14:textId="77777777" w:rsidR="002C1D09" w:rsidRDefault="002C1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1"/>
              <w:rPr>
                <w:b/>
                <w:color w:val="003763"/>
              </w:rPr>
            </w:pPr>
          </w:p>
          <w:p w14:paraId="00000108" w14:textId="4E9B133F" w:rsidR="0019435A" w:rsidRDefault="00A02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1"/>
              <w:rPr>
                <w:b/>
                <w:color w:val="000000"/>
              </w:rPr>
            </w:pPr>
            <w:r>
              <w:rPr>
                <w:b/>
                <w:color w:val="003763"/>
              </w:rPr>
              <w:t>7</w:t>
            </w:r>
            <w:r w:rsidR="00FB7D8C">
              <w:rPr>
                <w:b/>
                <w:color w:val="003763"/>
              </w:rPr>
              <w:t>.2 Requisitos de design:</w:t>
            </w:r>
          </w:p>
        </w:tc>
      </w:tr>
      <w:tr w:rsidR="0019435A" w14:paraId="1359E4A3" w14:textId="77777777">
        <w:trPr>
          <w:trHeight w:val="3146"/>
          <w:trPrChange w:id="95" w:author="Microsoft Word" w:date="2024-10-22T16:18:00Z">
            <w:trPr>
              <w:trHeight w:val="3146"/>
            </w:trPr>
          </w:trPrChange>
        </w:trPr>
        <w:tc>
          <w:tcPr>
            <w:tcW w:w="9659" w:type="dxa"/>
            <w:tcPrChange w:id="96" w:author="Microsoft Word" w:date="2024-10-22T16:18:00Z">
              <w:tcPr>
                <w:tcW w:w="9659" w:type="dxa"/>
              </w:tcPr>
            </w:tcPrChange>
          </w:tcPr>
          <w:p w14:paraId="76527842" w14:textId="77777777" w:rsidR="004921AB" w:rsidRPr="004921AB" w:rsidRDefault="004921AB" w:rsidP="004921AB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  <w:tab w:val="left" w:pos="333"/>
              </w:tabs>
              <w:ind w:right="503"/>
              <w:rPr>
                <w:color w:val="000000"/>
              </w:rPr>
            </w:pPr>
            <w:r w:rsidRPr="004921AB">
              <w:rPr>
                <w:color w:val="000000"/>
              </w:rPr>
              <w:t xml:space="preserve">Os elementos da tela devem aparecer, de forma encadeada, de baixo para cima; </w:t>
            </w:r>
          </w:p>
          <w:p w14:paraId="54DC6A6C" w14:textId="77777777" w:rsidR="004921AB" w:rsidRPr="004921AB" w:rsidRDefault="004921AB" w:rsidP="004921AB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  <w:tab w:val="left" w:pos="333"/>
              </w:tabs>
              <w:ind w:right="503"/>
              <w:rPr>
                <w:color w:val="000000"/>
              </w:rPr>
            </w:pPr>
            <w:r w:rsidRPr="004921AB">
              <w:rPr>
                <w:color w:val="000000"/>
              </w:rPr>
              <w:t>Deve existir uma simulação na qual o(a) gestor(a) deve conseguir realizar a busca sem a utilização de filtros;</w:t>
            </w:r>
          </w:p>
          <w:p w14:paraId="26EB812F" w14:textId="77777777" w:rsidR="004921AB" w:rsidRPr="004921AB" w:rsidRDefault="004921AB" w:rsidP="004921AB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  <w:tab w:val="left" w:pos="333"/>
              </w:tabs>
              <w:ind w:right="503"/>
              <w:rPr>
                <w:color w:val="000000"/>
              </w:rPr>
            </w:pPr>
            <w:r w:rsidRPr="004921AB">
              <w:rPr>
                <w:color w:val="000000"/>
              </w:rPr>
              <w:t xml:space="preserve">Deve existir uma simulação na qual o(a) gestor(a) deve conseguir realizar a busca com a utilização de filtro ao dar um </w:t>
            </w:r>
            <w:proofErr w:type="spellStart"/>
            <w:r w:rsidRPr="004921AB">
              <w:rPr>
                <w:color w:val="000000"/>
              </w:rPr>
              <w:t>tap</w:t>
            </w:r>
            <w:proofErr w:type="spellEnd"/>
            <w:r w:rsidRPr="004921AB">
              <w:rPr>
                <w:color w:val="000000"/>
              </w:rPr>
              <w:t xml:space="preserve"> no ícone de filtro, após isto, deve aparecer uma modal para filtrar por Área de Atuação do colaborador, acompanhado de um botão escrito “Buscar Avaliação”; </w:t>
            </w:r>
          </w:p>
          <w:p w14:paraId="0000010E" w14:textId="33C7BAA5" w:rsidR="0019435A" w:rsidRDefault="004921AB">
            <w:pPr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  <w:tab w:val="left" w:pos="333"/>
              </w:tabs>
              <w:ind w:right="503"/>
              <w:rPr>
                <w:color w:val="000000"/>
              </w:rPr>
              <w:pPrChange w:id="97" w:author="Microsoft Word" w:date="2024-10-22T16:18:00Z">
                <w:pPr>
                  <w:numPr>
                    <w:numId w:val="1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18" w:line="220" w:lineRule="auto"/>
                  <w:ind w:left="720" w:hanging="360"/>
                </w:pPr>
              </w:pPrChange>
            </w:pPr>
            <w:r w:rsidRPr="004921AB">
              <w:rPr>
                <w:color w:val="000000"/>
              </w:rPr>
              <w:t>Os elementos da tela devem desaparecer, de forma encadeada, de cima para baixo.</w:t>
            </w:r>
          </w:p>
        </w:tc>
      </w:tr>
    </w:tbl>
    <w:p w14:paraId="0000010F" w14:textId="19E2C424" w:rsidR="0019435A" w:rsidRDefault="00864B51">
      <w:pPr>
        <w:pBdr>
          <w:top w:val="nil"/>
          <w:left w:val="nil"/>
          <w:bottom w:val="nil"/>
          <w:right w:val="nil"/>
          <w:between w:val="nil"/>
        </w:pBdr>
        <w:spacing w:before="323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br w:type="page"/>
      </w:r>
    </w:p>
    <w:p w14:paraId="00000116" w14:textId="77777777" w:rsidR="0019435A" w:rsidRDefault="00FB7D8C">
      <w:pPr>
        <w:pStyle w:val="Ttulo1"/>
        <w:spacing w:before="1"/>
        <w:ind w:firstLine="112"/>
      </w:pPr>
      <w:bookmarkStart w:id="98" w:name="3rdcrjn" w:colFirst="0" w:colLast="0"/>
      <w:bookmarkStart w:id="99" w:name="_Toc197438738"/>
      <w:bookmarkEnd w:id="98"/>
      <w:r>
        <w:rPr>
          <w:color w:val="003763"/>
        </w:rPr>
        <w:lastRenderedPageBreak/>
        <w:t>Instruções para o competidor</w:t>
      </w:r>
      <w:bookmarkEnd w:id="99"/>
    </w:p>
    <w:p w14:paraId="00000117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4C497781" w14:textId="29179419" w:rsidR="0018625D" w:rsidRPr="0018625D" w:rsidRDefault="0018625D" w:rsidP="0018625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18625D">
        <w:rPr>
          <w:color w:val="000000"/>
          <w:sz w:val="20"/>
          <w:szCs w:val="20"/>
        </w:rPr>
        <w:t xml:space="preserve">Crie e exporte o projeto no </w:t>
      </w:r>
      <w:proofErr w:type="spellStart"/>
      <w:r w:rsidRPr="0018625D">
        <w:rPr>
          <w:color w:val="000000"/>
          <w:sz w:val="20"/>
          <w:szCs w:val="20"/>
        </w:rPr>
        <w:t>Figma</w:t>
      </w:r>
      <w:proofErr w:type="spellEnd"/>
      <w:r w:rsidRPr="0018625D">
        <w:rPr>
          <w:color w:val="000000"/>
          <w:sz w:val="20"/>
          <w:szCs w:val="20"/>
        </w:rPr>
        <w:t xml:space="preserve">, com o seguinte nome: </w:t>
      </w:r>
      <w:r w:rsidRPr="0018625D">
        <w:rPr>
          <w:b/>
          <w:bCs/>
          <w:color w:val="000000"/>
          <w:sz w:val="20"/>
          <w:szCs w:val="20"/>
        </w:rPr>
        <w:t>08_Modulo_A</w:t>
      </w:r>
      <w:r w:rsidR="005C4BE2">
        <w:rPr>
          <w:b/>
          <w:bCs/>
          <w:color w:val="000000"/>
          <w:sz w:val="20"/>
          <w:szCs w:val="20"/>
        </w:rPr>
        <w:t>2</w:t>
      </w:r>
      <w:r w:rsidRPr="0018625D">
        <w:rPr>
          <w:b/>
          <w:bCs/>
          <w:color w:val="000000"/>
          <w:sz w:val="20"/>
          <w:szCs w:val="20"/>
        </w:rPr>
        <w:t>_</w:t>
      </w:r>
      <w:r w:rsidR="004921AB">
        <w:rPr>
          <w:b/>
          <w:bCs/>
          <w:color w:val="000000"/>
          <w:sz w:val="20"/>
          <w:szCs w:val="20"/>
        </w:rPr>
        <w:t>Case4You</w:t>
      </w:r>
      <w:r w:rsidRPr="0018625D">
        <w:rPr>
          <w:color w:val="000000"/>
          <w:sz w:val="20"/>
          <w:szCs w:val="20"/>
        </w:rPr>
        <w:t>.</w:t>
      </w:r>
    </w:p>
    <w:p w14:paraId="26F96135" w14:textId="0DB1ACE1" w:rsidR="005C4BE2" w:rsidRPr="005C4BE2" w:rsidRDefault="005C4BE2" w:rsidP="005C4BE2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5C4BE2">
        <w:rPr>
          <w:color w:val="000000"/>
          <w:sz w:val="20"/>
          <w:szCs w:val="20"/>
        </w:rPr>
        <w:t xml:space="preserve">Adicione o projeto exportado em um repositório no servidor GIT com a nomenclatura: </w:t>
      </w:r>
      <w:r w:rsidRPr="005C4BE2">
        <w:rPr>
          <w:b/>
          <w:bCs/>
          <w:color w:val="000000"/>
          <w:sz w:val="20"/>
          <w:szCs w:val="20"/>
        </w:rPr>
        <w:t>08_ A</w:t>
      </w:r>
      <w:r>
        <w:rPr>
          <w:b/>
          <w:bCs/>
          <w:color w:val="000000"/>
          <w:sz w:val="20"/>
          <w:szCs w:val="20"/>
        </w:rPr>
        <w:t>2</w:t>
      </w:r>
      <w:r w:rsidRPr="005C4BE2">
        <w:rPr>
          <w:b/>
          <w:bCs/>
          <w:color w:val="000000"/>
          <w:sz w:val="20"/>
          <w:szCs w:val="20"/>
        </w:rPr>
        <w:t>_XX_ Nome</w:t>
      </w:r>
      <w:r w:rsidRPr="005C4BE2">
        <w:rPr>
          <w:color w:val="000000"/>
          <w:sz w:val="20"/>
          <w:szCs w:val="20"/>
        </w:rPr>
        <w:t>, onde XX é o número de sua estação de trabalho;</w:t>
      </w:r>
    </w:p>
    <w:p w14:paraId="0000011A" w14:textId="6245B338" w:rsidR="0019435A" w:rsidRPr="005C4BE2" w:rsidRDefault="0019435A" w:rsidP="005C4BE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0000011B" w14:textId="77777777" w:rsidR="0019435A" w:rsidRDefault="00FB7D8C">
      <w:pPr>
        <w:pStyle w:val="Ttulo1"/>
        <w:ind w:firstLine="112"/>
      </w:pPr>
      <w:bookmarkStart w:id="100" w:name="lnxbz9" w:colFirst="0" w:colLast="0"/>
      <w:bookmarkStart w:id="101" w:name="_Toc197438739"/>
      <w:bookmarkEnd w:id="100"/>
      <w:r>
        <w:rPr>
          <w:color w:val="003763"/>
        </w:rPr>
        <w:t>Esquema de Pontuação</w:t>
      </w:r>
      <w:bookmarkEnd w:id="101"/>
    </w:p>
    <w:p w14:paraId="0000011C" w14:textId="77777777" w:rsidR="0019435A" w:rsidRDefault="0019435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9"/>
          <w:szCs w:val="9"/>
        </w:rPr>
      </w:pPr>
    </w:p>
    <w:tbl>
      <w:tblPr>
        <w:tblW w:w="9853" w:type="dxa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102" w:author="Microsoft Word" w:date="2024-10-22T16:18:00Z">
          <w:tblPr>
            <w:tblStyle w:val="a8"/>
            <w:tblW w:w="9853" w:type="dxa"/>
            <w:tblInd w:w="122" w:type="dxa"/>
            <w:tbl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  <w:insideH w:val="single" w:sz="4" w:space="0" w:color="D7D7D7"/>
              <w:insideV w:val="single" w:sz="4" w:space="0" w:color="D7D7D7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806"/>
        <w:gridCol w:w="8234"/>
        <w:gridCol w:w="813"/>
        <w:tblGridChange w:id="103">
          <w:tblGrid>
            <w:gridCol w:w="806"/>
            <w:gridCol w:w="8234"/>
            <w:gridCol w:w="813"/>
          </w:tblGrid>
        </w:tblGridChange>
      </w:tblGrid>
      <w:tr w:rsidR="0019435A" w14:paraId="7AA4EC98" w14:textId="77777777">
        <w:trPr>
          <w:trHeight w:val="484"/>
          <w:trPrChange w:id="104" w:author="Microsoft Word" w:date="2024-10-22T16:18:00Z">
            <w:trPr>
              <w:trHeight w:val="484"/>
            </w:trPr>
          </w:trPrChange>
        </w:trPr>
        <w:tc>
          <w:tcPr>
            <w:tcW w:w="9853" w:type="dxa"/>
            <w:gridSpan w:val="3"/>
            <w:tcPrChange w:id="105" w:author="Microsoft Word" w:date="2024-10-22T16:18:00Z">
              <w:tcPr>
                <w:tcW w:w="9853" w:type="dxa"/>
                <w:gridSpan w:val="3"/>
              </w:tcPr>
            </w:tcPrChange>
          </w:tcPr>
          <w:p w14:paraId="0000011D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Module A2 - Design</w:t>
            </w:r>
          </w:p>
        </w:tc>
      </w:tr>
      <w:tr w:rsidR="0019435A" w14:paraId="241589F1" w14:textId="77777777">
        <w:trPr>
          <w:trHeight w:val="482"/>
          <w:trPrChange w:id="106" w:author="Microsoft Word" w:date="2024-10-22T16:18:00Z">
            <w:trPr>
              <w:trHeight w:val="482"/>
            </w:trPr>
          </w:trPrChange>
        </w:trPr>
        <w:tc>
          <w:tcPr>
            <w:tcW w:w="806" w:type="dxa"/>
            <w:tcPrChange w:id="107" w:author="Microsoft Word" w:date="2024-10-22T16:18:00Z">
              <w:tcPr>
                <w:tcW w:w="806" w:type="dxa"/>
              </w:tcPr>
            </w:tcPrChange>
          </w:tcPr>
          <w:p w14:paraId="00000120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 w:righ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8234" w:type="dxa"/>
            <w:tcPrChange w:id="108" w:author="Microsoft Word" w:date="2024-10-22T16:18:00Z">
              <w:tcPr>
                <w:tcW w:w="8234" w:type="dxa"/>
              </w:tcPr>
            </w:tcPrChange>
          </w:tcPr>
          <w:p w14:paraId="00000121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Subcritério</w:t>
            </w:r>
          </w:p>
        </w:tc>
        <w:tc>
          <w:tcPr>
            <w:tcW w:w="813" w:type="dxa"/>
            <w:tcPrChange w:id="109" w:author="Microsoft Word" w:date="2024-10-22T16:18:00Z">
              <w:tcPr>
                <w:tcW w:w="813" w:type="dxa"/>
              </w:tcPr>
            </w:tcPrChange>
          </w:tcPr>
          <w:p w14:paraId="00000122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Pontos</w:t>
            </w:r>
          </w:p>
        </w:tc>
      </w:tr>
      <w:tr w:rsidR="0019435A" w14:paraId="6959ACCD" w14:textId="77777777">
        <w:trPr>
          <w:trHeight w:val="481"/>
          <w:trPrChange w:id="110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11" w:author="Microsoft Word" w:date="2024-10-22T16:18:00Z">
              <w:tcPr>
                <w:tcW w:w="806" w:type="dxa"/>
              </w:tcPr>
            </w:tcPrChange>
          </w:tcPr>
          <w:p w14:paraId="00000123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234" w:type="dxa"/>
            <w:tcPrChange w:id="112" w:author="Microsoft Word" w:date="2024-10-22T16:18:00Z">
              <w:tcPr>
                <w:tcW w:w="8234" w:type="dxa"/>
              </w:tcPr>
            </w:tcPrChange>
          </w:tcPr>
          <w:p w14:paraId="00000124" w14:textId="059C0EA8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59" w:lineRule="auto"/>
              <w:ind w:left="108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Splash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813" w:type="dxa"/>
            <w:tcPrChange w:id="113" w:author="Microsoft Word" w:date="2024-10-22T16:18:00Z">
              <w:tcPr>
                <w:tcW w:w="813" w:type="dxa"/>
              </w:tcPr>
            </w:tcPrChange>
          </w:tcPr>
          <w:p w14:paraId="00000125" w14:textId="2B79EA70" w:rsidR="00D0538F" w:rsidRDefault="00D0538F" w:rsidP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0,85</w:t>
            </w:r>
          </w:p>
        </w:tc>
      </w:tr>
      <w:tr w:rsidR="0019435A" w14:paraId="304734E7" w14:textId="77777777">
        <w:trPr>
          <w:trHeight w:val="482"/>
          <w:trPrChange w:id="114" w:author="Microsoft Word" w:date="2024-10-22T16:18:00Z">
            <w:trPr>
              <w:trHeight w:val="482"/>
            </w:trPr>
          </w:trPrChange>
        </w:trPr>
        <w:tc>
          <w:tcPr>
            <w:tcW w:w="806" w:type="dxa"/>
            <w:tcPrChange w:id="115" w:author="Microsoft Word" w:date="2024-10-22T16:18:00Z">
              <w:tcPr>
                <w:tcW w:w="806" w:type="dxa"/>
              </w:tcPr>
            </w:tcPrChange>
          </w:tcPr>
          <w:p w14:paraId="00000126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234" w:type="dxa"/>
            <w:tcPrChange w:id="116" w:author="Microsoft Word" w:date="2024-10-22T16:18:00Z">
              <w:tcPr>
                <w:tcW w:w="8234" w:type="dxa"/>
              </w:tcPr>
            </w:tcPrChange>
          </w:tcPr>
          <w:p w14:paraId="00000127" w14:textId="703B0435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Tutorial de Integração</w:t>
            </w:r>
          </w:p>
        </w:tc>
        <w:tc>
          <w:tcPr>
            <w:tcW w:w="813" w:type="dxa"/>
            <w:tcPrChange w:id="117" w:author="Microsoft Word" w:date="2024-10-22T16:18:00Z">
              <w:tcPr>
                <w:tcW w:w="813" w:type="dxa"/>
              </w:tcPr>
            </w:tcPrChange>
          </w:tcPr>
          <w:p w14:paraId="00000128" w14:textId="516A0982" w:rsidR="0019435A" w:rsidRDefault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1,60</w:t>
            </w:r>
          </w:p>
        </w:tc>
      </w:tr>
      <w:tr w:rsidR="0019435A" w14:paraId="36C54222" w14:textId="77777777">
        <w:trPr>
          <w:trHeight w:val="481"/>
          <w:trPrChange w:id="118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19" w:author="Microsoft Word" w:date="2024-10-22T16:18:00Z">
              <w:tcPr>
                <w:tcW w:w="806" w:type="dxa"/>
              </w:tcPr>
            </w:tcPrChange>
          </w:tcPr>
          <w:p w14:paraId="00000129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234" w:type="dxa"/>
            <w:tcPrChange w:id="120" w:author="Microsoft Word" w:date="2024-10-22T16:18:00Z">
              <w:tcPr>
                <w:tcW w:w="8234" w:type="dxa"/>
              </w:tcPr>
            </w:tcPrChange>
          </w:tcPr>
          <w:p w14:paraId="0000012A" w14:textId="49FE89C9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59" w:lineRule="auto"/>
              <w:ind w:left="108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813" w:type="dxa"/>
            <w:tcPrChange w:id="121" w:author="Microsoft Word" w:date="2024-10-22T16:18:00Z">
              <w:tcPr>
                <w:tcW w:w="813" w:type="dxa"/>
              </w:tcPr>
            </w:tcPrChange>
          </w:tcPr>
          <w:p w14:paraId="0000012B" w14:textId="69B8AEE0" w:rsidR="0019435A" w:rsidRDefault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0,95</w:t>
            </w:r>
          </w:p>
        </w:tc>
      </w:tr>
      <w:tr w:rsidR="0019435A" w14:paraId="4886DF61" w14:textId="77777777">
        <w:trPr>
          <w:trHeight w:val="481"/>
          <w:trPrChange w:id="122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23" w:author="Microsoft Word" w:date="2024-10-22T16:18:00Z">
              <w:tcPr>
                <w:tcW w:w="806" w:type="dxa"/>
              </w:tcPr>
            </w:tcPrChange>
          </w:tcPr>
          <w:p w14:paraId="0000012C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234" w:type="dxa"/>
            <w:tcPrChange w:id="124" w:author="Microsoft Word" w:date="2024-10-22T16:18:00Z">
              <w:tcPr>
                <w:tcW w:w="8234" w:type="dxa"/>
              </w:tcPr>
            </w:tcPrChange>
          </w:tcPr>
          <w:p w14:paraId="0000012D" w14:textId="301F9FF2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813" w:type="dxa"/>
            <w:tcPrChange w:id="125" w:author="Microsoft Word" w:date="2024-10-22T16:18:00Z">
              <w:tcPr>
                <w:tcW w:w="813" w:type="dxa"/>
              </w:tcPr>
            </w:tcPrChange>
          </w:tcPr>
          <w:p w14:paraId="0000012E" w14:textId="077236A2" w:rsidR="0019435A" w:rsidRDefault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1,95</w:t>
            </w:r>
          </w:p>
        </w:tc>
      </w:tr>
      <w:tr w:rsidR="0019435A" w14:paraId="79345B96" w14:textId="77777777">
        <w:trPr>
          <w:trHeight w:val="482"/>
          <w:trPrChange w:id="126" w:author="Microsoft Word" w:date="2024-10-22T16:18:00Z">
            <w:trPr>
              <w:trHeight w:val="482"/>
            </w:trPr>
          </w:trPrChange>
        </w:trPr>
        <w:tc>
          <w:tcPr>
            <w:tcW w:w="806" w:type="dxa"/>
            <w:tcPrChange w:id="127" w:author="Microsoft Word" w:date="2024-10-22T16:18:00Z">
              <w:tcPr>
                <w:tcW w:w="806" w:type="dxa"/>
              </w:tcPr>
            </w:tcPrChange>
          </w:tcPr>
          <w:p w14:paraId="0000012F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234" w:type="dxa"/>
            <w:tcPrChange w:id="128" w:author="Microsoft Word" w:date="2024-10-22T16:18:00Z">
              <w:tcPr>
                <w:tcW w:w="8234" w:type="dxa"/>
              </w:tcPr>
            </w:tcPrChange>
          </w:tcPr>
          <w:p w14:paraId="00000130" w14:textId="7607F0C1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Colaboradores</w:t>
            </w:r>
          </w:p>
        </w:tc>
        <w:tc>
          <w:tcPr>
            <w:tcW w:w="813" w:type="dxa"/>
            <w:tcPrChange w:id="129" w:author="Microsoft Word" w:date="2024-10-22T16:18:00Z">
              <w:tcPr>
                <w:tcW w:w="813" w:type="dxa"/>
              </w:tcPr>
            </w:tcPrChange>
          </w:tcPr>
          <w:p w14:paraId="00000131" w14:textId="6E6EAE15" w:rsidR="0019435A" w:rsidRDefault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2,05</w:t>
            </w:r>
          </w:p>
        </w:tc>
      </w:tr>
      <w:tr w:rsidR="0019435A" w14:paraId="68AA710A" w14:textId="77777777">
        <w:trPr>
          <w:trHeight w:val="481"/>
          <w:trPrChange w:id="130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31" w:author="Microsoft Word" w:date="2024-10-22T16:18:00Z">
              <w:tcPr>
                <w:tcW w:w="806" w:type="dxa"/>
              </w:tcPr>
            </w:tcPrChange>
          </w:tcPr>
          <w:p w14:paraId="00000132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234" w:type="dxa"/>
            <w:tcPrChange w:id="132" w:author="Microsoft Word" w:date="2024-10-22T16:18:00Z">
              <w:tcPr>
                <w:tcW w:w="8234" w:type="dxa"/>
              </w:tcPr>
            </w:tcPrChange>
          </w:tcPr>
          <w:p w14:paraId="00000133" w14:textId="2575E72B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59" w:lineRule="auto"/>
              <w:ind w:left="108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Cadastrar Colaborador(a)</w:t>
            </w:r>
          </w:p>
        </w:tc>
        <w:tc>
          <w:tcPr>
            <w:tcW w:w="813" w:type="dxa"/>
            <w:tcPrChange w:id="133" w:author="Microsoft Word" w:date="2024-10-22T16:18:00Z">
              <w:tcPr>
                <w:tcW w:w="813" w:type="dxa"/>
              </w:tcPr>
            </w:tcPrChange>
          </w:tcPr>
          <w:p w14:paraId="00000134" w14:textId="191588C7" w:rsidR="0019435A" w:rsidRDefault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2,30</w:t>
            </w:r>
          </w:p>
        </w:tc>
      </w:tr>
      <w:tr w:rsidR="0019435A" w14:paraId="68B8BD58" w14:textId="77777777">
        <w:trPr>
          <w:trHeight w:val="481"/>
          <w:trPrChange w:id="134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35" w:author="Microsoft Word" w:date="2024-10-22T16:18:00Z">
              <w:tcPr>
                <w:tcW w:w="806" w:type="dxa"/>
              </w:tcPr>
            </w:tcPrChange>
          </w:tcPr>
          <w:p w14:paraId="00000138" w14:textId="25C217CE" w:rsidR="0019435A" w:rsidRDefault="00A02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234" w:type="dxa"/>
            <w:tcPrChange w:id="136" w:author="Microsoft Word" w:date="2024-10-22T16:18:00Z">
              <w:tcPr>
                <w:tcW w:w="8234" w:type="dxa"/>
              </w:tcPr>
            </w:tcPrChange>
          </w:tcPr>
          <w:p w14:paraId="00000139" w14:textId="749EA3D9" w:rsidR="0019435A" w:rsidRDefault="00492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59" w:lineRule="auto"/>
              <w:ind w:left="108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Avaliação</w:t>
            </w:r>
          </w:p>
        </w:tc>
        <w:tc>
          <w:tcPr>
            <w:tcW w:w="813" w:type="dxa"/>
            <w:tcPrChange w:id="137" w:author="Microsoft Word" w:date="2024-10-22T16:18:00Z">
              <w:tcPr>
                <w:tcW w:w="813" w:type="dxa"/>
              </w:tcPr>
            </w:tcPrChange>
          </w:tcPr>
          <w:p w14:paraId="0000013A" w14:textId="239976A9" w:rsidR="0019435A" w:rsidRDefault="0082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D0538F">
              <w:rPr>
                <w:color w:val="000000"/>
                <w:sz w:val="20"/>
                <w:szCs w:val="20"/>
              </w:rPr>
              <w:t>,40</w:t>
            </w:r>
          </w:p>
        </w:tc>
      </w:tr>
      <w:tr w:rsidR="0019435A" w14:paraId="1244BD4D" w14:textId="77777777">
        <w:trPr>
          <w:trHeight w:val="481"/>
          <w:trPrChange w:id="138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39" w:author="Microsoft Word" w:date="2024-10-22T16:18:00Z">
              <w:tcPr>
                <w:tcW w:w="806" w:type="dxa"/>
              </w:tcPr>
            </w:tcPrChange>
          </w:tcPr>
          <w:p w14:paraId="0000013B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234" w:type="dxa"/>
            <w:tcPrChange w:id="140" w:author="Microsoft Word" w:date="2024-10-22T16:18:00Z">
              <w:tcPr>
                <w:tcW w:w="8234" w:type="dxa"/>
              </w:tcPr>
            </w:tcPrChange>
          </w:tcPr>
          <w:p w14:paraId="0000013C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Demandas Gerais</w:t>
            </w:r>
          </w:p>
        </w:tc>
        <w:tc>
          <w:tcPr>
            <w:tcW w:w="813" w:type="dxa"/>
            <w:tcPrChange w:id="141" w:author="Microsoft Word" w:date="2024-10-22T16:18:00Z">
              <w:tcPr>
                <w:tcW w:w="813" w:type="dxa"/>
              </w:tcPr>
            </w:tcPrChange>
          </w:tcPr>
          <w:p w14:paraId="0000013D" w14:textId="56ED3C7C" w:rsidR="0082357C" w:rsidRDefault="00D0538F" w:rsidP="0082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</w:t>
            </w:r>
          </w:p>
        </w:tc>
      </w:tr>
      <w:tr w:rsidR="0019435A" w14:paraId="721EEEC3" w14:textId="77777777">
        <w:trPr>
          <w:trHeight w:val="481"/>
          <w:trPrChange w:id="142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43" w:author="Microsoft Word" w:date="2024-10-22T16:18:00Z">
              <w:tcPr>
                <w:tcW w:w="806" w:type="dxa"/>
              </w:tcPr>
            </w:tcPrChange>
          </w:tcPr>
          <w:p w14:paraId="0000013E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8234" w:type="dxa"/>
            <w:tcPrChange w:id="144" w:author="Microsoft Word" w:date="2024-10-22T16:18:00Z">
              <w:tcPr>
                <w:tcW w:w="8234" w:type="dxa"/>
              </w:tcPr>
            </w:tcPrChange>
          </w:tcPr>
          <w:p w14:paraId="0000013F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Julgamentos</w:t>
            </w:r>
          </w:p>
        </w:tc>
        <w:tc>
          <w:tcPr>
            <w:tcW w:w="813" w:type="dxa"/>
            <w:tcPrChange w:id="145" w:author="Microsoft Word" w:date="2024-10-22T16:18:00Z">
              <w:tcPr>
                <w:tcW w:w="813" w:type="dxa"/>
              </w:tcPr>
            </w:tcPrChange>
          </w:tcPr>
          <w:p w14:paraId="00000140" w14:textId="5AEE55A4" w:rsidR="0019435A" w:rsidRDefault="00D05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19435A" w14:paraId="27BAAD19" w14:textId="77777777">
        <w:trPr>
          <w:trHeight w:val="481"/>
          <w:trPrChange w:id="146" w:author="Microsoft Word" w:date="2024-10-22T16:18:00Z">
            <w:trPr>
              <w:trHeight w:val="481"/>
            </w:trPr>
          </w:trPrChange>
        </w:trPr>
        <w:tc>
          <w:tcPr>
            <w:tcW w:w="806" w:type="dxa"/>
            <w:tcPrChange w:id="147" w:author="Microsoft Word" w:date="2024-10-22T16:18:00Z">
              <w:tcPr>
                <w:tcW w:w="806" w:type="dxa"/>
              </w:tcPr>
            </w:tcPrChange>
          </w:tcPr>
          <w:p w14:paraId="00000141" w14:textId="77777777" w:rsidR="0019435A" w:rsidRDefault="00194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234" w:type="dxa"/>
            <w:tcPrChange w:id="148" w:author="Microsoft Word" w:date="2024-10-22T16:18:00Z">
              <w:tcPr>
                <w:tcW w:w="8234" w:type="dxa"/>
              </w:tcPr>
            </w:tcPrChange>
          </w:tcPr>
          <w:p w14:paraId="00000142" w14:textId="77777777" w:rsidR="0019435A" w:rsidRDefault="00FB7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813" w:type="dxa"/>
            <w:tcPrChange w:id="149" w:author="Microsoft Word" w:date="2024-10-22T16:18:00Z">
              <w:tcPr>
                <w:tcW w:w="813" w:type="dxa"/>
              </w:tcPr>
            </w:tcPrChange>
          </w:tcPr>
          <w:p w14:paraId="00000143" w14:textId="29C86DC3" w:rsidR="0019435A" w:rsidRDefault="00303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  <w:r w:rsidR="00D0538F">
              <w:rPr>
                <w:b/>
                <w:color w:val="000000"/>
                <w:sz w:val="20"/>
                <w:szCs w:val="20"/>
              </w:rPr>
              <w:t>4,95</w:t>
            </w:r>
          </w:p>
        </w:tc>
      </w:tr>
    </w:tbl>
    <w:p w14:paraId="00000144" w14:textId="77777777" w:rsidR="0019435A" w:rsidRDefault="00FB7D8C">
      <w:r>
        <w:t xml:space="preserve"> </w:t>
      </w:r>
    </w:p>
    <w:sectPr w:rsidR="0019435A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AE06A" w14:textId="77777777" w:rsidR="009A7CCB" w:rsidRDefault="009A7CCB">
      <w:r>
        <w:separator/>
      </w:r>
    </w:p>
  </w:endnote>
  <w:endnote w:type="continuationSeparator" w:id="0">
    <w:p w14:paraId="2D31DDD6" w14:textId="77777777" w:rsidR="009A7CCB" w:rsidRDefault="009A7CCB">
      <w:r>
        <w:continuationSeparator/>
      </w:r>
    </w:p>
  </w:endnote>
  <w:endnote w:type="continuationNotice" w:id="1">
    <w:p w14:paraId="4FC681ED" w14:textId="77777777" w:rsidR="009A7CCB" w:rsidRDefault="009A7C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51A75A9-2B64-4A61-8B52-E1A3669305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FA60E6-5DF2-40DA-A89E-949472167925}"/>
    <w:embedBold r:id="rId3" w:fontKey="{4B5407C7-5872-4AED-8048-60AE43AF8E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99FE0DD-99CD-4780-8B11-6133633F1549}"/>
    <w:embedItalic r:id="rId5" w:fontKey="{8C22A915-5BA8-4CB9-BFD7-DBD715CD6B8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312F6CA-F2F6-4943-A690-D3965B81A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5970E79-090F-47A2-A391-082F1C29EF7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B" w14:textId="75E6E56B" w:rsidR="0019435A" w:rsidRDefault="0019435A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p w14:paraId="0000014F" w14:textId="77777777" w:rsidR="0019435A" w:rsidRDefault="00194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0" w14:textId="2B934E20" w:rsidR="0019435A" w:rsidRDefault="008E77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del w:id="1" w:author="Microsoft Word" w:date="2024-10-22T16:18:00Z">
      <w:r>
        <w:rPr>
          <w:noProof/>
        </w:rPr>
        <mc:AlternateContent>
          <mc:Choice Requires="wpg">
            <w:drawing>
              <wp:anchor distT="0" distB="0" distL="0" distR="0" simplePos="0" relativeHeight="251658244" behindDoc="1" locked="0" layoutInCell="1" hidden="0" allowOverlap="1" wp14:anchorId="744C04B7" wp14:editId="235DE4E1">
                <wp:simplePos x="0" y="0"/>
                <wp:positionH relativeFrom="column">
                  <wp:posOffset>63500</wp:posOffset>
                </wp:positionH>
                <wp:positionV relativeFrom="paragraph">
                  <wp:posOffset>9804400</wp:posOffset>
                </wp:positionV>
                <wp:extent cx="6316345" cy="85725"/>
                <wp:effectExtent l="0" t="0" r="0" b="0"/>
                <wp:wrapNone/>
                <wp:docPr id="1900251026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2590" y="3741900"/>
                          <a:ext cx="630682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820" h="76200" extrusionOk="0">
                              <a:moveTo>
                                <a:pt x="2340851" y="0"/>
                              </a:moveTo>
                              <a:lnTo>
                                <a:pt x="0" y="0"/>
                              </a:lnTo>
                              <a:lnTo>
                                <a:pt x="0" y="76187"/>
                              </a:lnTo>
                              <a:lnTo>
                                <a:pt x="2340851" y="76187"/>
                              </a:lnTo>
                              <a:lnTo>
                                <a:pt x="2340851" y="0"/>
                              </a:lnTo>
                              <a:close/>
                            </a:path>
                            <a:path w="6306820" h="76200" extrusionOk="0">
                              <a:moveTo>
                                <a:pt x="6306312" y="0"/>
                              </a:moveTo>
                              <a:lnTo>
                                <a:pt x="3947160" y="0"/>
                              </a:lnTo>
                              <a:lnTo>
                                <a:pt x="3870960" y="0"/>
                              </a:lnTo>
                              <a:lnTo>
                                <a:pt x="2417064" y="0"/>
                              </a:lnTo>
                              <a:lnTo>
                                <a:pt x="2340864" y="0"/>
                              </a:lnTo>
                              <a:lnTo>
                                <a:pt x="2340864" y="76187"/>
                              </a:lnTo>
                              <a:lnTo>
                                <a:pt x="2417064" y="76187"/>
                              </a:lnTo>
                              <a:lnTo>
                                <a:pt x="3870960" y="76187"/>
                              </a:lnTo>
                              <a:lnTo>
                                <a:pt x="3947160" y="76187"/>
                              </a:lnTo>
                              <a:lnTo>
                                <a:pt x="6306312" y="76187"/>
                              </a:lnTo>
                              <a:lnTo>
                                <a:pt x="6306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A5C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distT="0" distB="0" distL="0" distR="0" simplePos="0" relativeHeight="0" behindDoc="1" locked="0" layoutInCell="1" hidden="0" allowOverlap="1" wp14:anchorId="41D7BD31" wp14:editId="7777777">
                <wp:simplePos x="0" y="0"/>
                <wp:positionH relativeFrom="column">
                  <wp:posOffset>63500</wp:posOffset>
                </wp:positionH>
                <wp:positionV relativeFrom="paragraph">
                  <wp:posOffset>9804400</wp:posOffset>
                </wp:positionV>
                <wp:extent cx="6316345" cy="85725"/>
                <wp:effectExtent l="0" t="0" r="0" b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634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hidden="0" allowOverlap="1" wp14:anchorId="64226414" wp14:editId="16663307">
                <wp:simplePos x="0" y="0"/>
                <wp:positionH relativeFrom="column">
                  <wp:posOffset>139700</wp:posOffset>
                </wp:positionH>
                <wp:positionV relativeFrom="paragraph">
                  <wp:posOffset>9969500</wp:posOffset>
                </wp:positionV>
                <wp:extent cx="1847850" cy="371475"/>
                <wp:effectExtent l="0" t="0" r="0" b="0"/>
                <wp:wrapNone/>
                <wp:docPr id="1601858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6838" y="3599025"/>
                          <a:ext cx="18383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BDC3F" w14:textId="77777777" w:rsidR="004467C8" w:rsidRDefault="008E77B3">
                            <w:pPr>
                              <w:spacing w:line="180" w:lineRule="auto"/>
                              <w:ind w:left="20" w:firstLine="20"/>
                              <w:textDirection w:val="btLr"/>
                              <w:rPr>
                                <w:del w:id="2" w:author="Microsoft Word" w:date="2024-10-22T16:18:00Z"/>
                              </w:rPr>
                            </w:pPr>
                            <w:del w:id="3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delText>#08 Desenvolvimento de Aplicativos Móveis</w:delText>
                              </w:r>
                            </w:del>
                          </w:p>
                          <w:p w14:paraId="383D420A" w14:textId="77777777" w:rsidR="004467C8" w:rsidRDefault="008E77B3">
                            <w:pPr>
                              <w:spacing w:line="180" w:lineRule="auto"/>
                              <w:ind w:left="20" w:firstLine="20"/>
                              <w:textDirection w:val="btLr"/>
                              <w:rPr>
                                <w:del w:id="4" w:author="Microsoft Word" w:date="2024-10-22T16:18:00Z"/>
                              </w:rPr>
                            </w:pPr>
                            <w:del w:id="5" w:author="Microsoft Word" w:date="2024-10-22T16:18:00Z"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delText>2024</w:delText>
                              </w:r>
                            </w:del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26414" id="Rectangle 1" o:spid="_x0000_s1026" style="position:absolute;margin-left:11pt;margin-top:785pt;width:145.5pt;height:29.25pt;z-index:-25165823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" filled="f" stroked="f">
                <v:textbox inset="0,0,0,0">
                  <w:txbxContent>
                    <w:p w14:paraId="6BFBDC3F" w14:textId="77777777" w:rsidR="004467C8" w:rsidRDefault="008E77B3">
                      <w:pPr>
                        <w:spacing w:line="180" w:lineRule="auto"/>
                        <w:ind w:left="20" w:firstLine="20"/>
                        <w:textDirection w:val="btLr"/>
                        <w:rPr>
                          <w:del w:id="6" w:author="Microsoft Word" w:date="2024-10-22T16:18:00Z"/>
                        </w:rPr>
                      </w:pPr>
                      <w:del w:id="7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delText>#08 Desenvolvimento de Aplicativos Móveis</w:delText>
                        </w:r>
                      </w:del>
                    </w:p>
                    <w:p w14:paraId="383D420A" w14:textId="77777777" w:rsidR="004467C8" w:rsidRDefault="008E77B3">
                      <w:pPr>
                        <w:spacing w:line="180" w:lineRule="auto"/>
                        <w:ind w:left="20" w:firstLine="20"/>
                        <w:textDirection w:val="btLr"/>
                        <w:rPr>
                          <w:del w:id="8" w:author="Microsoft Word" w:date="2024-10-22T16:18:00Z"/>
                        </w:rPr>
                      </w:pPr>
                      <w:del w:id="9" w:author="Microsoft Word" w:date="2024-10-22T16:18:00Z">
                        <w:r>
                          <w:rPr>
                            <w:b/>
                            <w:color w:val="000000"/>
                            <w:sz w:val="14"/>
                          </w:rPr>
                          <w:delText>2024</w:delText>
                        </w:r>
                      </w:del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hidden="0" allowOverlap="1" wp14:anchorId="69C04C43" wp14:editId="113A9370">
                <wp:simplePos x="0" y="0"/>
                <wp:positionH relativeFrom="column">
                  <wp:posOffset>2641600</wp:posOffset>
                </wp:positionH>
                <wp:positionV relativeFrom="paragraph">
                  <wp:posOffset>9969500</wp:posOffset>
                </wp:positionV>
                <wp:extent cx="1048385" cy="248920"/>
                <wp:effectExtent l="0" t="0" r="0" b="0"/>
                <wp:wrapNone/>
                <wp:docPr id="21442608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6570" y="3660303"/>
                          <a:ext cx="103886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00C25" w14:textId="77777777" w:rsidR="004467C8" w:rsidRDefault="008E77B3">
                            <w:pPr>
                              <w:spacing w:before="20" w:line="180" w:lineRule="auto"/>
                              <w:ind w:left="1" w:firstLine="1"/>
                              <w:jc w:val="center"/>
                              <w:textDirection w:val="btLr"/>
                              <w:rPr>
                                <w:del w:id="6" w:author="Microsoft Word" w:date="2024-10-22T16:18:00Z"/>
                              </w:rPr>
                            </w:pPr>
                            <w:del w:id="7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delText>Version: 1.0</w:delText>
                              </w:r>
                            </w:del>
                          </w:p>
                          <w:p w14:paraId="63FEBFA1" w14:textId="77777777" w:rsidR="004467C8" w:rsidRDefault="008E77B3">
                            <w:pPr>
                              <w:spacing w:line="180" w:lineRule="auto"/>
                              <w:ind w:left="1" w:right="1" w:firstLine="1"/>
                              <w:jc w:val="center"/>
                              <w:textDirection w:val="btLr"/>
                              <w:rPr>
                                <w:del w:id="8" w:author="Microsoft Word" w:date="2024-10-22T16:18:00Z"/>
                              </w:rPr>
                            </w:pPr>
                            <w:del w:id="9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delText>© WorldSkills International</w:delText>
                              </w:r>
                            </w:del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04C43" id="Rectangle 3" o:spid="_x0000_s1027" style="position:absolute;margin-left:208pt;margin-top:785pt;width:82.55pt;height:19.6pt;z-index:-25165823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" filled="f" stroked="f">
                <v:textbox inset="0,0,0,0">
                  <w:txbxContent>
                    <w:p w14:paraId="31A00C25" w14:textId="77777777" w:rsidR="004467C8" w:rsidRDefault="008E77B3">
                      <w:pPr>
                        <w:spacing w:before="20" w:line="180" w:lineRule="auto"/>
                        <w:ind w:left="1" w:firstLine="1"/>
                        <w:jc w:val="center"/>
                        <w:textDirection w:val="btLr"/>
                        <w:rPr>
                          <w:del w:id="14" w:author="Microsoft Word" w:date="2024-10-22T16:18:00Z"/>
                        </w:rPr>
                      </w:pPr>
                      <w:del w:id="15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delText>Version: 1.0</w:delText>
                        </w:r>
                      </w:del>
                    </w:p>
                    <w:p w14:paraId="63FEBFA1" w14:textId="77777777" w:rsidR="004467C8" w:rsidRDefault="008E77B3">
                      <w:pPr>
                        <w:spacing w:line="180" w:lineRule="auto"/>
                        <w:ind w:left="1" w:right="1" w:firstLine="1"/>
                        <w:jc w:val="center"/>
                        <w:textDirection w:val="btLr"/>
                        <w:rPr>
                          <w:del w:id="16" w:author="Microsoft Word" w:date="2024-10-22T16:18:00Z"/>
                        </w:rPr>
                      </w:pPr>
                      <w:del w:id="17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delText>© WorldSkills International</w:delText>
                        </w:r>
                      </w:del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hidden="0" allowOverlap="1" wp14:anchorId="0F36F526" wp14:editId="4A6774E4">
                <wp:simplePos x="0" y="0"/>
                <wp:positionH relativeFrom="column">
                  <wp:posOffset>5880100</wp:posOffset>
                </wp:positionH>
                <wp:positionV relativeFrom="paragraph">
                  <wp:posOffset>10033000</wp:posOffset>
                </wp:positionV>
                <wp:extent cx="414020" cy="142240"/>
                <wp:effectExtent l="0" t="0" r="0" b="0"/>
                <wp:wrapNone/>
                <wp:docPr id="3813772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3753" y="3713643"/>
                          <a:ext cx="404495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375CD0" w14:textId="77777777" w:rsidR="004467C8" w:rsidRDefault="008E77B3">
                            <w:pPr>
                              <w:spacing w:before="20"/>
                              <w:ind w:left="60" w:firstLine="60"/>
                              <w:textDirection w:val="btLr"/>
                              <w:rPr>
                                <w:del w:id="10" w:author="Microsoft Word" w:date="2024-10-22T16:18:00Z"/>
                              </w:rPr>
                            </w:pPr>
                            <w:del w:id="11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delText xml:space="preserve"> PAGE 10 of  NUMPAGES 10</w:delText>
                              </w:r>
                            </w:del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6F526" id="Rectangle 4" o:spid="_x0000_s1028" style="position:absolute;margin-left:463pt;margin-top:790pt;width:32.6pt;height:11.2pt;z-index:-25165823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" filled="f" stroked="f">
                <v:textbox inset="0,0,0,0">
                  <w:txbxContent>
                    <w:p w14:paraId="10375CD0" w14:textId="77777777" w:rsidR="004467C8" w:rsidRDefault="008E77B3">
                      <w:pPr>
                        <w:spacing w:before="20"/>
                        <w:ind w:left="60" w:firstLine="60"/>
                        <w:textDirection w:val="btLr"/>
                        <w:rPr>
                          <w:del w:id="20" w:author="Microsoft Word" w:date="2024-10-22T16:18:00Z"/>
                        </w:rPr>
                      </w:pPr>
                      <w:del w:id="21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delText xml:space="preserve"> PAGE 10 of  NUMPAGES 10</w:delText>
                        </w:r>
                      </w:del>
                    </w:p>
                  </w:txbxContent>
                </v:textbox>
              </v:rect>
            </w:pict>
          </mc:Fallback>
        </mc:AlternateContent>
      </w:r>
    </w:del>
    <w:ins w:id="12" w:author="Microsoft Word" w:date="2024-10-22T16:18:00Z">
      <w:r w:rsidR="00D17BBB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8E28A7C" wp14:editId="15E77EC2">
                <wp:simplePos x="0" y="0"/>
                <wp:positionH relativeFrom="column">
                  <wp:posOffset>63500</wp:posOffset>
                </wp:positionH>
                <wp:positionV relativeFrom="paragraph">
                  <wp:posOffset>9804400</wp:posOffset>
                </wp:positionV>
                <wp:extent cx="6316345" cy="85725"/>
                <wp:effectExtent l="0" t="0" r="0" b="0"/>
                <wp:wrapNone/>
                <wp:docPr id="869470477" name="Forma Liv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2590" y="3741900"/>
                          <a:ext cx="630682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820" h="76200" extrusionOk="0">
                              <a:moveTo>
                                <a:pt x="2340851" y="0"/>
                              </a:moveTo>
                              <a:lnTo>
                                <a:pt x="0" y="0"/>
                              </a:lnTo>
                              <a:lnTo>
                                <a:pt x="0" y="76187"/>
                              </a:lnTo>
                              <a:lnTo>
                                <a:pt x="2340851" y="76187"/>
                              </a:lnTo>
                              <a:lnTo>
                                <a:pt x="2340851" y="0"/>
                              </a:lnTo>
                              <a:close/>
                            </a:path>
                            <a:path w="6306820" h="76200" extrusionOk="0">
                              <a:moveTo>
                                <a:pt x="6306312" y="0"/>
                              </a:moveTo>
                              <a:lnTo>
                                <a:pt x="3947160" y="0"/>
                              </a:lnTo>
                              <a:lnTo>
                                <a:pt x="3870960" y="0"/>
                              </a:lnTo>
                              <a:lnTo>
                                <a:pt x="2417064" y="0"/>
                              </a:lnTo>
                              <a:lnTo>
                                <a:pt x="2340864" y="0"/>
                              </a:lnTo>
                              <a:lnTo>
                                <a:pt x="2340864" y="76187"/>
                              </a:lnTo>
                              <a:lnTo>
                                <a:pt x="2417064" y="76187"/>
                              </a:lnTo>
                              <a:lnTo>
                                <a:pt x="3870960" y="76187"/>
                              </a:lnTo>
                              <a:lnTo>
                                <a:pt x="3947160" y="76187"/>
                              </a:lnTo>
                              <a:lnTo>
                                <a:pt x="6306312" y="76187"/>
                              </a:lnTo>
                              <a:lnTo>
                                <a:pt x="6306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A5C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distT="0" distB="0" distL="0" distR="0" simplePos="0" relativeHeight="0" behindDoc="1" locked="0" layoutInCell="1" hidden="0" allowOverlap="1" wp14:anchorId="0DB842BD" wp14:editId="7777777">
                <wp:simplePos x="0" y="0"/>
                <wp:positionH relativeFrom="column">
                  <wp:posOffset>63500</wp:posOffset>
                </wp:positionH>
                <wp:positionV relativeFrom="paragraph">
                  <wp:posOffset>9804400</wp:posOffset>
                </wp:positionV>
                <wp:extent cx="6316345" cy="85725"/>
                <wp:effectExtent l="0" t="0" r="0" b="0"/>
                <wp:wrapNone/>
                <wp:docPr id="119698270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634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D17BBB"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hidden="0" allowOverlap="1" wp14:anchorId="6CF6856E" wp14:editId="4869CC90">
                <wp:simplePos x="0" y="0"/>
                <wp:positionH relativeFrom="column">
                  <wp:posOffset>139700</wp:posOffset>
                </wp:positionH>
                <wp:positionV relativeFrom="paragraph">
                  <wp:posOffset>9969500</wp:posOffset>
                </wp:positionV>
                <wp:extent cx="1847850" cy="37147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6838" y="3599025"/>
                          <a:ext cx="18383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F250D" w14:textId="77777777" w:rsidR="0019435A" w:rsidRDefault="00FB7D8C">
                            <w:pPr>
                              <w:spacing w:line="180" w:lineRule="auto"/>
                              <w:ind w:left="20" w:firstLine="20"/>
                              <w:textDirection w:val="btLr"/>
                              <w:rPr>
                                <w:ins w:id="13" w:author="Microsoft Word" w:date="2024-10-22T16:18:00Z"/>
                              </w:rPr>
                            </w:pPr>
                            <w:ins w:id="14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t>#08 Desenvolvimento de Aplicativos Móveis</w:t>
                              </w:r>
                            </w:ins>
                          </w:p>
                          <w:p w14:paraId="08FD59D0" w14:textId="77777777" w:rsidR="0019435A" w:rsidRDefault="00FB7D8C">
                            <w:pPr>
                              <w:spacing w:line="180" w:lineRule="auto"/>
                              <w:ind w:left="20" w:firstLine="20"/>
                              <w:textDirection w:val="btLr"/>
                              <w:rPr>
                                <w:ins w:id="15" w:author="Microsoft Word" w:date="2024-10-22T16:18:00Z"/>
                              </w:rPr>
                            </w:pPr>
                            <w:ins w:id="16" w:author="Microsoft Word" w:date="2024-10-22T16:18:00Z"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2024</w:t>
                              </w:r>
                            </w:ins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6856E" id="Retângulo 1" o:spid="_x0000_s1029" style="position:absolute;margin-left:11pt;margin-top:785pt;width:145.5pt;height:29.25pt;z-index:-2516582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" filled="f" stroked="f">
                <v:textbox inset="0,0,0,0">
                  <w:txbxContent>
                    <w:p w14:paraId="5DBF250D" w14:textId="77777777" w:rsidR="0019435A" w:rsidRDefault="00FB7D8C">
                      <w:pPr>
                        <w:spacing w:line="180" w:lineRule="auto"/>
                        <w:ind w:left="20" w:firstLine="20"/>
                        <w:textDirection w:val="btLr"/>
                        <w:rPr>
                          <w:ins w:id="27" w:author="Microsoft Word" w:date="2024-10-22T16:18:00Z"/>
                        </w:rPr>
                      </w:pPr>
                      <w:ins w:id="28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t>#08 Desenvolvimento de Aplicativos Móveis</w:t>
                        </w:r>
                      </w:ins>
                    </w:p>
                    <w:p w14:paraId="08FD59D0" w14:textId="77777777" w:rsidR="0019435A" w:rsidRDefault="00FB7D8C">
                      <w:pPr>
                        <w:spacing w:line="180" w:lineRule="auto"/>
                        <w:ind w:left="20" w:firstLine="20"/>
                        <w:textDirection w:val="btLr"/>
                        <w:rPr>
                          <w:ins w:id="29" w:author="Microsoft Word" w:date="2024-10-22T16:18:00Z"/>
                        </w:rPr>
                      </w:pPr>
                      <w:ins w:id="30" w:author="Microsoft Word" w:date="2024-10-22T16:18:00Z">
                        <w:r>
                          <w:rPr>
                            <w:b/>
                            <w:color w:val="000000"/>
                            <w:sz w:val="14"/>
                          </w:rPr>
                          <w:t>2024</w:t>
                        </w:r>
                      </w:ins>
                    </w:p>
                  </w:txbxContent>
                </v:textbox>
              </v:rect>
            </w:pict>
          </mc:Fallback>
        </mc:AlternateContent>
      </w:r>
      <w:r w:rsidR="00D17BBB"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hidden="0" allowOverlap="1" wp14:anchorId="1DD9970B" wp14:editId="3F843599">
                <wp:simplePos x="0" y="0"/>
                <wp:positionH relativeFrom="column">
                  <wp:posOffset>2641600</wp:posOffset>
                </wp:positionH>
                <wp:positionV relativeFrom="paragraph">
                  <wp:posOffset>9969500</wp:posOffset>
                </wp:positionV>
                <wp:extent cx="1048385" cy="24892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6570" y="3660303"/>
                          <a:ext cx="103886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4A0C02" w14:textId="77777777" w:rsidR="0019435A" w:rsidRDefault="00FB7D8C">
                            <w:pPr>
                              <w:spacing w:before="20" w:line="180" w:lineRule="auto"/>
                              <w:ind w:left="1" w:firstLine="1"/>
                              <w:jc w:val="center"/>
                              <w:textDirection w:val="btLr"/>
                              <w:rPr>
                                <w:ins w:id="17" w:author="Microsoft Word" w:date="2024-10-22T16:18:00Z"/>
                              </w:rPr>
                            </w:pPr>
                            <w:proofErr w:type="spellStart"/>
                            <w:ins w:id="18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t>Version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4"/>
                                </w:rPr>
                                <w:t>: 1.0</w:t>
                              </w:r>
                            </w:ins>
                          </w:p>
                          <w:p w14:paraId="17BB6B31" w14:textId="77777777" w:rsidR="0019435A" w:rsidRDefault="00FB7D8C">
                            <w:pPr>
                              <w:spacing w:line="180" w:lineRule="auto"/>
                              <w:ind w:left="1" w:right="1" w:firstLine="1"/>
                              <w:jc w:val="center"/>
                              <w:textDirection w:val="btLr"/>
                              <w:rPr>
                                <w:ins w:id="19" w:author="Microsoft Word" w:date="2024-10-22T16:18:00Z"/>
                              </w:rPr>
                            </w:pPr>
                            <w:ins w:id="20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©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4"/>
                                </w:rPr>
                                <w:t>WorldSkills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4"/>
                                </w:rPr>
                                <w:t>International</w:t>
                              </w:r>
                              <w:proofErr w:type="spellEnd"/>
                            </w:ins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9970B" id="Retângulo 3" o:spid="_x0000_s1030" style="position:absolute;margin-left:208pt;margin-top:785pt;width:82.55pt;height:19.6pt;z-index:-25165823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" filled="f" stroked="f">
                <v:textbox inset="0,0,0,0">
                  <w:txbxContent>
                    <w:p w14:paraId="344A0C02" w14:textId="77777777" w:rsidR="0019435A" w:rsidRDefault="00FB7D8C">
                      <w:pPr>
                        <w:spacing w:before="20" w:line="180" w:lineRule="auto"/>
                        <w:ind w:left="1" w:firstLine="1"/>
                        <w:jc w:val="center"/>
                        <w:textDirection w:val="btLr"/>
                        <w:rPr>
                          <w:ins w:id="35" w:author="Microsoft Word" w:date="2024-10-22T16:18:00Z"/>
                        </w:rPr>
                      </w:pPr>
                      <w:proofErr w:type="spellStart"/>
                      <w:ins w:id="36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t>Version</w:t>
                        </w:r>
                        <w:proofErr w:type="spellEnd"/>
                        <w:r>
                          <w:rPr>
                            <w:color w:val="000000"/>
                            <w:sz w:val="14"/>
                          </w:rPr>
                          <w:t>: 1.0</w:t>
                        </w:r>
                      </w:ins>
                    </w:p>
                    <w:p w14:paraId="17BB6B31" w14:textId="77777777" w:rsidR="0019435A" w:rsidRDefault="00FB7D8C">
                      <w:pPr>
                        <w:spacing w:line="180" w:lineRule="auto"/>
                        <w:ind w:left="1" w:right="1" w:firstLine="1"/>
                        <w:jc w:val="center"/>
                        <w:textDirection w:val="btLr"/>
                        <w:rPr>
                          <w:ins w:id="37" w:author="Microsoft Word" w:date="2024-10-22T16:18:00Z"/>
                        </w:rPr>
                      </w:pPr>
                      <w:ins w:id="38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t xml:space="preserve">© </w:t>
                        </w:r>
                        <w:proofErr w:type="spellStart"/>
                        <w:r>
                          <w:rPr>
                            <w:color w:val="000000"/>
                            <w:sz w:val="14"/>
                          </w:rPr>
                          <w:t>WorldSkills</w:t>
                        </w:r>
                        <w:proofErr w:type="spellEnd"/>
                        <w:r>
                          <w:rPr>
                            <w:color w:val="00000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4"/>
                          </w:rPr>
                          <w:t>International</w:t>
                        </w:r>
                        <w:proofErr w:type="spellEnd"/>
                      </w:ins>
                    </w:p>
                  </w:txbxContent>
                </v:textbox>
              </v:rect>
            </w:pict>
          </mc:Fallback>
        </mc:AlternateContent>
      </w:r>
      <w:r w:rsidR="00D17BBB"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hidden="0" allowOverlap="1" wp14:anchorId="4E08F5B0" wp14:editId="48C6493D">
                <wp:simplePos x="0" y="0"/>
                <wp:positionH relativeFrom="column">
                  <wp:posOffset>5880100</wp:posOffset>
                </wp:positionH>
                <wp:positionV relativeFrom="paragraph">
                  <wp:posOffset>10033000</wp:posOffset>
                </wp:positionV>
                <wp:extent cx="414020" cy="142240"/>
                <wp:effectExtent l="0" t="0" r="0" b="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3753" y="3713643"/>
                          <a:ext cx="404495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9512C" w14:textId="77777777" w:rsidR="0019435A" w:rsidRDefault="00FB7D8C">
                            <w:pPr>
                              <w:spacing w:before="20"/>
                              <w:ind w:left="60" w:firstLine="60"/>
                              <w:textDirection w:val="btLr"/>
                              <w:rPr>
                                <w:ins w:id="21" w:author="Microsoft Word" w:date="2024-10-22T16:18:00Z"/>
                              </w:rPr>
                            </w:pPr>
                            <w:ins w:id="22" w:author="Microsoft Word" w:date="2024-10-22T16:18:00Z"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 PAGE 10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sz w:val="14"/>
                                </w:rPr>
                                <w:t>of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  NUMPAGES</w:t>
                              </w:r>
                              <w:proofErr w:type="gramEnd"/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 10</w:t>
                              </w:r>
                            </w:ins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8F5B0" id="Retângulo 4" o:spid="_x0000_s1031" style="position:absolute;margin-left:463pt;margin-top:790pt;width:32.6pt;height:11.2pt;z-index:-25165823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" filled="f" stroked="f">
                <v:textbox inset="0,0,0,0">
                  <w:txbxContent>
                    <w:p w14:paraId="2F59512C" w14:textId="77777777" w:rsidR="0019435A" w:rsidRDefault="00FB7D8C">
                      <w:pPr>
                        <w:spacing w:before="20"/>
                        <w:ind w:left="60" w:firstLine="60"/>
                        <w:textDirection w:val="btLr"/>
                        <w:rPr>
                          <w:ins w:id="41" w:author="Microsoft Word" w:date="2024-10-22T16:18:00Z"/>
                        </w:rPr>
                      </w:pPr>
                      <w:ins w:id="42" w:author="Microsoft Word" w:date="2024-10-22T16:18:00Z">
                        <w:r>
                          <w:rPr>
                            <w:color w:val="000000"/>
                            <w:sz w:val="14"/>
                          </w:rPr>
                          <w:t xml:space="preserve"> PAGE 10 </w:t>
                        </w:r>
                        <w:proofErr w:type="spellStart"/>
                        <w:proofErr w:type="gramStart"/>
                        <w:r>
                          <w:rPr>
                            <w:color w:val="000000"/>
                            <w:sz w:val="14"/>
                          </w:rPr>
                          <w:t>of</w:t>
                        </w:r>
                        <w:proofErr w:type="spellEnd"/>
                        <w:r>
                          <w:rPr>
                            <w:color w:val="000000"/>
                            <w:sz w:val="14"/>
                          </w:rPr>
                          <w:t xml:space="preserve">  NUMPAGES</w:t>
                        </w:r>
                        <w:proofErr w:type="gramEnd"/>
                        <w:r>
                          <w:rPr>
                            <w:color w:val="000000"/>
                            <w:sz w:val="14"/>
                          </w:rPr>
                          <w:t xml:space="preserve"> 10</w:t>
                        </w:r>
                      </w:ins>
                    </w:p>
                  </w:txbxContent>
                </v:textbox>
              </v:rect>
            </w:pict>
          </mc:Fallback>
        </mc:AlternateConten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8C98" w14:textId="77777777" w:rsidR="009A7CCB" w:rsidRDefault="009A7CCB">
      <w:r>
        <w:separator/>
      </w:r>
    </w:p>
  </w:footnote>
  <w:footnote w:type="continuationSeparator" w:id="0">
    <w:p w14:paraId="1E18FFD0" w14:textId="77777777" w:rsidR="009A7CCB" w:rsidRDefault="009A7CCB">
      <w:r>
        <w:continuationSeparator/>
      </w:r>
    </w:p>
  </w:footnote>
  <w:footnote w:type="continuationNotice" w:id="1">
    <w:p w14:paraId="581D5BB6" w14:textId="77777777" w:rsidR="009A7CCB" w:rsidRDefault="009A7C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5" w14:textId="77777777" w:rsidR="0019435A" w:rsidRDefault="0019435A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00000149" w14:textId="77777777" w:rsidR="0019435A" w:rsidRDefault="00194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A" w14:textId="77777777" w:rsidR="0019435A" w:rsidRDefault="00D17BB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8" behindDoc="1" locked="0" layoutInCell="1" hidden="0" allowOverlap="1" wp14:anchorId="636B9B8D" wp14:editId="323B52C1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3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3B75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48014B"/>
    <w:multiLevelType w:val="multilevel"/>
    <w:tmpl w:val="FFFFFFFF"/>
    <w:lvl w:ilvl="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0" w:hanging="284"/>
      </w:pPr>
    </w:lvl>
    <w:lvl w:ilvl="7">
      <w:numFmt w:val="bullet"/>
      <w:lvlText w:val="•"/>
      <w:lvlJc w:val="left"/>
      <w:pPr>
        <w:ind w:left="6862" w:hanging="283"/>
      </w:pPr>
    </w:lvl>
    <w:lvl w:ilvl="8">
      <w:numFmt w:val="bullet"/>
      <w:lvlText w:val="•"/>
      <w:lvlJc w:val="left"/>
      <w:pPr>
        <w:ind w:left="7794" w:hanging="284"/>
      </w:pPr>
    </w:lvl>
  </w:abstractNum>
  <w:abstractNum w:abstractNumId="3" w15:restartNumberingAfterBreak="0">
    <w:nsid w:val="02C852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2F63DFE"/>
    <w:multiLevelType w:val="multilevel"/>
    <w:tmpl w:val="FFFFFFFF"/>
    <w:lvl w:ilvl="0">
      <w:start w:val="1"/>
      <w:numFmt w:val="decimal"/>
      <w:lvlText w:val="%1"/>
      <w:lvlJc w:val="left"/>
      <w:pPr>
        <w:ind w:left="379" w:hanging="267"/>
      </w:pPr>
      <w:rPr>
        <w:rFonts w:ascii="Calibri" w:eastAsia="Calibri" w:hAnsi="Calibri" w:cs="Calibri"/>
        <w:b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476" w:hanging="284"/>
      </w:pPr>
    </w:lvl>
    <w:lvl w:ilvl="3">
      <w:numFmt w:val="bullet"/>
      <w:lvlText w:val="•"/>
      <w:lvlJc w:val="left"/>
      <w:pPr>
        <w:ind w:left="2552" w:hanging="284"/>
      </w:pPr>
    </w:lvl>
    <w:lvl w:ilvl="4">
      <w:numFmt w:val="bullet"/>
      <w:lvlText w:val="•"/>
      <w:lvlJc w:val="left"/>
      <w:pPr>
        <w:ind w:left="3628" w:hanging="283"/>
      </w:pPr>
    </w:lvl>
    <w:lvl w:ilvl="5">
      <w:numFmt w:val="bullet"/>
      <w:lvlText w:val="•"/>
      <w:lvlJc w:val="left"/>
      <w:pPr>
        <w:ind w:left="4705" w:hanging="284"/>
      </w:pPr>
    </w:lvl>
    <w:lvl w:ilvl="6">
      <w:numFmt w:val="bullet"/>
      <w:lvlText w:val="•"/>
      <w:lvlJc w:val="left"/>
      <w:pPr>
        <w:ind w:left="5781" w:hanging="284"/>
      </w:pPr>
    </w:lvl>
    <w:lvl w:ilvl="7">
      <w:numFmt w:val="bullet"/>
      <w:lvlText w:val="•"/>
      <w:lvlJc w:val="left"/>
      <w:pPr>
        <w:ind w:left="6857" w:hanging="283"/>
      </w:pPr>
    </w:lvl>
    <w:lvl w:ilvl="8">
      <w:numFmt w:val="bullet"/>
      <w:lvlText w:val="•"/>
      <w:lvlJc w:val="left"/>
      <w:pPr>
        <w:ind w:left="7933" w:hanging="284"/>
      </w:pPr>
    </w:lvl>
  </w:abstractNum>
  <w:abstractNum w:abstractNumId="5" w15:restartNumberingAfterBreak="0">
    <w:nsid w:val="04892F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5651676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348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696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684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1032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2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08" w:hanging="108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356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344" w:hanging="1440"/>
      </w:pPr>
      <w:rPr>
        <w:color w:val="003763"/>
      </w:rPr>
    </w:lvl>
  </w:abstractNum>
  <w:abstractNum w:abstractNumId="7" w15:restartNumberingAfterBreak="0">
    <w:nsid w:val="07336C91"/>
    <w:multiLevelType w:val="multilevel"/>
    <w:tmpl w:val="FFFFFFFF"/>
    <w:lvl w:ilvl="0">
      <w:start w:val="1"/>
      <w:numFmt w:val="bullet"/>
      <w:lvlText w:val="●"/>
      <w:lvlJc w:val="left"/>
      <w:pPr>
        <w:ind w:left="6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74C3054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9" w15:restartNumberingAfterBreak="0">
    <w:nsid w:val="08FD144B"/>
    <w:multiLevelType w:val="hybridMultilevel"/>
    <w:tmpl w:val="E354AA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8FF5D98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C31050"/>
    <w:multiLevelType w:val="multilevel"/>
    <w:tmpl w:val="FC341C28"/>
    <w:lvl w:ilvl="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624" w:hanging="286"/>
      </w:pPr>
    </w:lvl>
    <w:lvl w:ilvl="3">
      <w:numFmt w:val="bullet"/>
      <w:lvlText w:val="•"/>
      <w:lvlJc w:val="left"/>
      <w:pPr>
        <w:ind w:left="2628" w:hanging="286"/>
      </w:pPr>
    </w:lvl>
    <w:lvl w:ilvl="4">
      <w:numFmt w:val="bullet"/>
      <w:lvlText w:val="•"/>
      <w:lvlJc w:val="left"/>
      <w:pPr>
        <w:ind w:left="3632" w:hanging="286"/>
      </w:pPr>
    </w:lvl>
    <w:lvl w:ilvl="5">
      <w:numFmt w:val="bullet"/>
      <w:lvlText w:val="•"/>
      <w:lvlJc w:val="left"/>
      <w:pPr>
        <w:ind w:left="4636" w:hanging="286"/>
      </w:pPr>
    </w:lvl>
    <w:lvl w:ilvl="6">
      <w:numFmt w:val="bullet"/>
      <w:lvlText w:val="•"/>
      <w:lvlJc w:val="left"/>
      <w:pPr>
        <w:ind w:left="5641" w:hanging="286"/>
      </w:pPr>
    </w:lvl>
    <w:lvl w:ilvl="7">
      <w:numFmt w:val="bullet"/>
      <w:lvlText w:val="•"/>
      <w:lvlJc w:val="left"/>
      <w:pPr>
        <w:ind w:left="6645" w:hanging="286"/>
      </w:pPr>
    </w:lvl>
    <w:lvl w:ilvl="8">
      <w:numFmt w:val="bullet"/>
      <w:lvlText w:val="•"/>
      <w:lvlJc w:val="left"/>
      <w:pPr>
        <w:ind w:left="7649" w:hanging="286"/>
      </w:pPr>
    </w:lvl>
  </w:abstractNum>
  <w:abstractNum w:abstractNumId="12" w15:restartNumberingAfterBreak="0">
    <w:nsid w:val="0C0126B6"/>
    <w:multiLevelType w:val="multilevel"/>
    <w:tmpl w:val="A38A4FF4"/>
    <w:lvl w:ilvl="0">
      <w:start w:val="2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360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color w:val="003763"/>
      </w:rPr>
    </w:lvl>
  </w:abstractNum>
  <w:abstractNum w:abstractNumId="13" w15:restartNumberingAfterBreak="0">
    <w:nsid w:val="0C2060B0"/>
    <w:multiLevelType w:val="multilevel"/>
    <w:tmpl w:val="F604A850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6835E5"/>
    <w:multiLevelType w:val="multilevel"/>
    <w:tmpl w:val="83B414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0F3228CE"/>
    <w:multiLevelType w:val="multilevel"/>
    <w:tmpl w:val="3ADA0B64"/>
    <w:lvl w:ilvl="0">
      <w:start w:val="1"/>
      <w:numFmt w:val="decimal"/>
      <w:lvlText w:val="%1"/>
      <w:lvlJc w:val="left"/>
      <w:pPr>
        <w:ind w:left="379" w:hanging="267"/>
      </w:pPr>
      <w:rPr>
        <w:rFonts w:ascii="Calibri" w:eastAsia="Calibri" w:hAnsi="Calibri" w:cs="Calibri"/>
        <w:b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476" w:hanging="284"/>
      </w:pPr>
    </w:lvl>
    <w:lvl w:ilvl="3">
      <w:numFmt w:val="bullet"/>
      <w:lvlText w:val="•"/>
      <w:lvlJc w:val="left"/>
      <w:pPr>
        <w:ind w:left="2552" w:hanging="284"/>
      </w:pPr>
    </w:lvl>
    <w:lvl w:ilvl="4">
      <w:numFmt w:val="bullet"/>
      <w:lvlText w:val="•"/>
      <w:lvlJc w:val="left"/>
      <w:pPr>
        <w:ind w:left="3628" w:hanging="283"/>
      </w:pPr>
    </w:lvl>
    <w:lvl w:ilvl="5">
      <w:numFmt w:val="bullet"/>
      <w:lvlText w:val="•"/>
      <w:lvlJc w:val="left"/>
      <w:pPr>
        <w:ind w:left="4705" w:hanging="284"/>
      </w:pPr>
    </w:lvl>
    <w:lvl w:ilvl="6">
      <w:numFmt w:val="bullet"/>
      <w:lvlText w:val="•"/>
      <w:lvlJc w:val="left"/>
      <w:pPr>
        <w:ind w:left="5781" w:hanging="284"/>
      </w:pPr>
    </w:lvl>
    <w:lvl w:ilvl="7">
      <w:numFmt w:val="bullet"/>
      <w:lvlText w:val="•"/>
      <w:lvlJc w:val="left"/>
      <w:pPr>
        <w:ind w:left="6857" w:hanging="283"/>
      </w:pPr>
    </w:lvl>
    <w:lvl w:ilvl="8">
      <w:numFmt w:val="bullet"/>
      <w:lvlText w:val="•"/>
      <w:lvlJc w:val="left"/>
      <w:pPr>
        <w:ind w:left="7933" w:hanging="284"/>
      </w:pPr>
    </w:lvl>
  </w:abstractNum>
  <w:abstractNum w:abstractNumId="16" w15:restartNumberingAfterBreak="0">
    <w:nsid w:val="10292F92"/>
    <w:multiLevelType w:val="multilevel"/>
    <w:tmpl w:val="44EA57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05957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2F4E5B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19" w15:restartNumberingAfterBreak="0">
    <w:nsid w:val="13512F3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6795A21"/>
    <w:multiLevelType w:val="multilevel"/>
    <w:tmpl w:val="F258AF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8151F11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22" w15:restartNumberingAfterBreak="0">
    <w:nsid w:val="1C1B707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1C81467B"/>
    <w:multiLevelType w:val="multilevel"/>
    <w:tmpl w:val="3C42267A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24" w15:restartNumberingAfterBreak="0">
    <w:nsid w:val="1FB6358D"/>
    <w:multiLevelType w:val="multilevel"/>
    <w:tmpl w:val="3E3ABC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21574838"/>
    <w:multiLevelType w:val="multilevel"/>
    <w:tmpl w:val="AA063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34F3CD7"/>
    <w:multiLevelType w:val="multilevel"/>
    <w:tmpl w:val="72688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241D2CD7"/>
    <w:multiLevelType w:val="multilevel"/>
    <w:tmpl w:val="FFFFFFFF"/>
    <w:lvl w:ilvl="0">
      <w:start w:val="1"/>
      <w:numFmt w:val="decimal"/>
      <w:lvlText w:val="%1"/>
      <w:lvlJc w:val="left"/>
      <w:pPr>
        <w:ind w:left="379" w:hanging="267"/>
      </w:pPr>
      <w:rPr>
        <w:rFonts w:ascii="Calibri" w:eastAsia="Calibri" w:hAnsi="Calibri" w:cs="Calibri"/>
        <w:b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476" w:hanging="284"/>
      </w:pPr>
    </w:lvl>
    <w:lvl w:ilvl="3">
      <w:numFmt w:val="bullet"/>
      <w:lvlText w:val="•"/>
      <w:lvlJc w:val="left"/>
      <w:pPr>
        <w:ind w:left="2552" w:hanging="284"/>
      </w:pPr>
    </w:lvl>
    <w:lvl w:ilvl="4">
      <w:numFmt w:val="bullet"/>
      <w:lvlText w:val="•"/>
      <w:lvlJc w:val="left"/>
      <w:pPr>
        <w:ind w:left="3628" w:hanging="283"/>
      </w:pPr>
    </w:lvl>
    <w:lvl w:ilvl="5">
      <w:numFmt w:val="bullet"/>
      <w:lvlText w:val="•"/>
      <w:lvlJc w:val="left"/>
      <w:pPr>
        <w:ind w:left="4705" w:hanging="284"/>
      </w:pPr>
    </w:lvl>
    <w:lvl w:ilvl="6">
      <w:numFmt w:val="bullet"/>
      <w:lvlText w:val="•"/>
      <w:lvlJc w:val="left"/>
      <w:pPr>
        <w:ind w:left="5781" w:hanging="284"/>
      </w:pPr>
    </w:lvl>
    <w:lvl w:ilvl="7">
      <w:numFmt w:val="bullet"/>
      <w:lvlText w:val="•"/>
      <w:lvlJc w:val="left"/>
      <w:pPr>
        <w:ind w:left="6857" w:hanging="283"/>
      </w:pPr>
    </w:lvl>
    <w:lvl w:ilvl="8">
      <w:numFmt w:val="bullet"/>
      <w:lvlText w:val="•"/>
      <w:lvlJc w:val="left"/>
      <w:pPr>
        <w:ind w:left="7933" w:hanging="284"/>
      </w:pPr>
    </w:lvl>
  </w:abstractNum>
  <w:abstractNum w:abstractNumId="28" w15:restartNumberingAfterBreak="0">
    <w:nsid w:val="254A3F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291A080A"/>
    <w:multiLevelType w:val="multilevel"/>
    <w:tmpl w:val="3462F6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29264E02"/>
    <w:multiLevelType w:val="multilevel"/>
    <w:tmpl w:val="EB78F806"/>
    <w:lvl w:ilvl="0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1B5CBB"/>
    <w:multiLevelType w:val="multilevel"/>
    <w:tmpl w:val="55540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2BBE47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2C364440"/>
    <w:multiLevelType w:val="multilevel"/>
    <w:tmpl w:val="FFFFFFFF"/>
    <w:lvl w:ilvl="0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54589D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35" w15:restartNumberingAfterBreak="0">
    <w:nsid w:val="31054B35"/>
    <w:multiLevelType w:val="hybridMultilevel"/>
    <w:tmpl w:val="D63430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FB3131"/>
    <w:multiLevelType w:val="multilevel"/>
    <w:tmpl w:val="AD54E5C2"/>
    <w:lvl w:ilvl="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0" w:hanging="284"/>
      </w:pPr>
    </w:lvl>
    <w:lvl w:ilvl="7">
      <w:numFmt w:val="bullet"/>
      <w:lvlText w:val="•"/>
      <w:lvlJc w:val="left"/>
      <w:pPr>
        <w:ind w:left="6862" w:hanging="283"/>
      </w:pPr>
    </w:lvl>
    <w:lvl w:ilvl="8">
      <w:numFmt w:val="bullet"/>
      <w:lvlText w:val="•"/>
      <w:lvlJc w:val="left"/>
      <w:pPr>
        <w:ind w:left="7794" w:hanging="284"/>
      </w:pPr>
    </w:lvl>
  </w:abstractNum>
  <w:abstractNum w:abstractNumId="37" w15:restartNumberingAfterBreak="0">
    <w:nsid w:val="326E5B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32E07A9B"/>
    <w:multiLevelType w:val="multilevel"/>
    <w:tmpl w:val="FFFFFFFF"/>
    <w:lvl w:ilvl="0">
      <w:start w:val="2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360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color w:val="003763"/>
      </w:rPr>
    </w:lvl>
  </w:abstractNum>
  <w:abstractNum w:abstractNumId="39" w15:restartNumberingAfterBreak="0">
    <w:nsid w:val="33212EC0"/>
    <w:multiLevelType w:val="hybridMultilevel"/>
    <w:tmpl w:val="730AE1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D60263"/>
    <w:multiLevelType w:val="multilevel"/>
    <w:tmpl w:val="9D46F14C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41" w15:restartNumberingAfterBreak="0">
    <w:nsid w:val="36964981"/>
    <w:multiLevelType w:val="hybridMultilevel"/>
    <w:tmpl w:val="197E361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386C4393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43" w15:restartNumberingAfterBreak="0">
    <w:nsid w:val="38B36666"/>
    <w:multiLevelType w:val="multilevel"/>
    <w:tmpl w:val="6688E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3D953003"/>
    <w:multiLevelType w:val="multilevel"/>
    <w:tmpl w:val="5F4416F8"/>
    <w:lvl w:ilvl="0">
      <w:start w:val="3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348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696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684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1032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2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08" w:hanging="108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356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344" w:hanging="1440"/>
      </w:pPr>
      <w:rPr>
        <w:color w:val="003763"/>
      </w:rPr>
    </w:lvl>
  </w:abstractNum>
  <w:abstractNum w:abstractNumId="45" w15:restartNumberingAfterBreak="0">
    <w:nsid w:val="407B67C6"/>
    <w:multiLevelType w:val="hybridMultilevel"/>
    <w:tmpl w:val="E0A8120E"/>
    <w:lvl w:ilvl="0" w:tplc="0416000F">
      <w:start w:val="1"/>
      <w:numFmt w:val="decimal"/>
      <w:lvlText w:val="%1."/>
      <w:lvlJc w:val="left"/>
      <w:pPr>
        <w:ind w:left="771" w:hanging="360"/>
      </w:pPr>
    </w:lvl>
    <w:lvl w:ilvl="1" w:tplc="04160019">
      <w:start w:val="1"/>
      <w:numFmt w:val="lowerLetter"/>
      <w:lvlText w:val="%2."/>
      <w:lvlJc w:val="left"/>
      <w:pPr>
        <w:ind w:left="1491" w:hanging="360"/>
      </w:pPr>
    </w:lvl>
    <w:lvl w:ilvl="2" w:tplc="0416001B" w:tentative="1">
      <w:start w:val="1"/>
      <w:numFmt w:val="lowerRoman"/>
      <w:lvlText w:val="%3."/>
      <w:lvlJc w:val="right"/>
      <w:pPr>
        <w:ind w:left="2211" w:hanging="180"/>
      </w:pPr>
    </w:lvl>
    <w:lvl w:ilvl="3" w:tplc="0416000F" w:tentative="1">
      <w:start w:val="1"/>
      <w:numFmt w:val="decimal"/>
      <w:lvlText w:val="%4."/>
      <w:lvlJc w:val="left"/>
      <w:pPr>
        <w:ind w:left="2931" w:hanging="360"/>
      </w:pPr>
    </w:lvl>
    <w:lvl w:ilvl="4" w:tplc="04160019" w:tentative="1">
      <w:start w:val="1"/>
      <w:numFmt w:val="lowerLetter"/>
      <w:lvlText w:val="%5."/>
      <w:lvlJc w:val="left"/>
      <w:pPr>
        <w:ind w:left="3651" w:hanging="360"/>
      </w:pPr>
    </w:lvl>
    <w:lvl w:ilvl="5" w:tplc="0416001B" w:tentative="1">
      <w:start w:val="1"/>
      <w:numFmt w:val="lowerRoman"/>
      <w:lvlText w:val="%6."/>
      <w:lvlJc w:val="right"/>
      <w:pPr>
        <w:ind w:left="4371" w:hanging="180"/>
      </w:pPr>
    </w:lvl>
    <w:lvl w:ilvl="6" w:tplc="0416000F" w:tentative="1">
      <w:start w:val="1"/>
      <w:numFmt w:val="decimal"/>
      <w:lvlText w:val="%7."/>
      <w:lvlJc w:val="left"/>
      <w:pPr>
        <w:ind w:left="5091" w:hanging="360"/>
      </w:pPr>
    </w:lvl>
    <w:lvl w:ilvl="7" w:tplc="04160019" w:tentative="1">
      <w:start w:val="1"/>
      <w:numFmt w:val="lowerLetter"/>
      <w:lvlText w:val="%8."/>
      <w:lvlJc w:val="left"/>
      <w:pPr>
        <w:ind w:left="5811" w:hanging="360"/>
      </w:pPr>
    </w:lvl>
    <w:lvl w:ilvl="8" w:tplc="0416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46" w15:restartNumberingAfterBreak="0">
    <w:nsid w:val="40E12AC8"/>
    <w:multiLevelType w:val="multilevel"/>
    <w:tmpl w:val="EA22C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CE3165"/>
    <w:multiLevelType w:val="multilevel"/>
    <w:tmpl w:val="FFFFFFFF"/>
    <w:lvl w:ilvl="0">
      <w:start w:val="1"/>
      <w:numFmt w:val="decimal"/>
      <w:lvlText w:val="%1"/>
      <w:lvlJc w:val="left"/>
      <w:pPr>
        <w:ind w:left="379" w:hanging="267"/>
      </w:pPr>
      <w:rPr>
        <w:rFonts w:ascii="Calibri" w:eastAsia="Calibri" w:hAnsi="Calibri" w:cs="Calibri"/>
        <w:b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476" w:hanging="284"/>
      </w:pPr>
    </w:lvl>
    <w:lvl w:ilvl="3">
      <w:numFmt w:val="bullet"/>
      <w:lvlText w:val="•"/>
      <w:lvlJc w:val="left"/>
      <w:pPr>
        <w:ind w:left="2552" w:hanging="284"/>
      </w:pPr>
    </w:lvl>
    <w:lvl w:ilvl="4">
      <w:numFmt w:val="bullet"/>
      <w:lvlText w:val="•"/>
      <w:lvlJc w:val="left"/>
      <w:pPr>
        <w:ind w:left="3628" w:hanging="283"/>
      </w:pPr>
    </w:lvl>
    <w:lvl w:ilvl="5">
      <w:numFmt w:val="bullet"/>
      <w:lvlText w:val="•"/>
      <w:lvlJc w:val="left"/>
      <w:pPr>
        <w:ind w:left="4705" w:hanging="284"/>
      </w:pPr>
    </w:lvl>
    <w:lvl w:ilvl="6">
      <w:numFmt w:val="bullet"/>
      <w:lvlText w:val="•"/>
      <w:lvlJc w:val="left"/>
      <w:pPr>
        <w:ind w:left="5781" w:hanging="284"/>
      </w:pPr>
    </w:lvl>
    <w:lvl w:ilvl="7">
      <w:numFmt w:val="bullet"/>
      <w:lvlText w:val="•"/>
      <w:lvlJc w:val="left"/>
      <w:pPr>
        <w:ind w:left="6857" w:hanging="283"/>
      </w:pPr>
    </w:lvl>
    <w:lvl w:ilvl="8">
      <w:numFmt w:val="bullet"/>
      <w:lvlText w:val="•"/>
      <w:lvlJc w:val="left"/>
      <w:pPr>
        <w:ind w:left="7933" w:hanging="284"/>
      </w:pPr>
    </w:lvl>
  </w:abstractNum>
  <w:abstractNum w:abstractNumId="48" w15:restartNumberingAfterBreak="0">
    <w:nsid w:val="420166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472219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48867C83"/>
    <w:multiLevelType w:val="multilevel"/>
    <w:tmpl w:val="1D686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48C43D62"/>
    <w:multiLevelType w:val="multilevel"/>
    <w:tmpl w:val="407C23A4"/>
    <w:lvl w:ilvl="0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08" w:hanging="284"/>
      </w:pPr>
    </w:lvl>
    <w:lvl w:ilvl="2">
      <w:numFmt w:val="bullet"/>
      <w:lvlText w:val="•"/>
      <w:lvlJc w:val="left"/>
      <w:pPr>
        <w:ind w:left="2137" w:hanging="284"/>
      </w:pPr>
    </w:lvl>
    <w:lvl w:ilvl="3">
      <w:numFmt w:val="bullet"/>
      <w:lvlText w:val="•"/>
      <w:lvlJc w:val="left"/>
      <w:pPr>
        <w:ind w:left="3066" w:hanging="283"/>
      </w:pPr>
    </w:lvl>
    <w:lvl w:ilvl="4">
      <w:numFmt w:val="bullet"/>
      <w:lvlText w:val="•"/>
      <w:lvlJc w:val="left"/>
      <w:pPr>
        <w:ind w:left="3995" w:hanging="284"/>
      </w:pPr>
    </w:lvl>
    <w:lvl w:ilvl="5">
      <w:numFmt w:val="bullet"/>
      <w:lvlText w:val="•"/>
      <w:lvlJc w:val="left"/>
      <w:pPr>
        <w:ind w:left="4924" w:hanging="284"/>
      </w:pPr>
    </w:lvl>
    <w:lvl w:ilvl="6">
      <w:numFmt w:val="bullet"/>
      <w:lvlText w:val="•"/>
      <w:lvlJc w:val="left"/>
      <w:pPr>
        <w:ind w:left="5853" w:hanging="284"/>
      </w:pPr>
    </w:lvl>
    <w:lvl w:ilvl="7">
      <w:numFmt w:val="bullet"/>
      <w:lvlText w:val="•"/>
      <w:lvlJc w:val="left"/>
      <w:pPr>
        <w:ind w:left="6782" w:hanging="283"/>
      </w:pPr>
    </w:lvl>
    <w:lvl w:ilvl="8">
      <w:numFmt w:val="bullet"/>
      <w:lvlText w:val="•"/>
      <w:lvlJc w:val="left"/>
      <w:pPr>
        <w:ind w:left="7711" w:hanging="284"/>
      </w:pPr>
    </w:lvl>
  </w:abstractNum>
  <w:abstractNum w:abstractNumId="52" w15:restartNumberingAfterBreak="0">
    <w:nsid w:val="4AD46311"/>
    <w:multiLevelType w:val="hybridMultilevel"/>
    <w:tmpl w:val="E354AA0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C465362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bullet"/>
      <w:lvlText w:val="●"/>
      <w:lvlJc w:val="left"/>
      <w:pPr>
        <w:ind w:left="1271" w:hanging="284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54" w15:restartNumberingAfterBreak="0">
    <w:nsid w:val="4D393BE3"/>
    <w:multiLevelType w:val="multilevel"/>
    <w:tmpl w:val="6276A9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4E3644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517C4794"/>
    <w:multiLevelType w:val="multilevel"/>
    <w:tmpl w:val="984AD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518221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5280303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5568349F"/>
    <w:multiLevelType w:val="multilevel"/>
    <w:tmpl w:val="D03C4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567044B9"/>
    <w:multiLevelType w:val="multilevel"/>
    <w:tmpl w:val="FFFFFFFF"/>
    <w:lvl w:ilvl="0">
      <w:start w:val="1"/>
      <w:numFmt w:val="decimal"/>
      <w:lvlText w:val="%1."/>
      <w:lvlJc w:val="left"/>
      <w:pPr>
        <w:ind w:left="28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20" w:hanging="284"/>
      </w:pPr>
    </w:lvl>
    <w:lvl w:ilvl="2">
      <w:numFmt w:val="bullet"/>
      <w:lvlText w:val="•"/>
      <w:lvlJc w:val="left"/>
      <w:pPr>
        <w:ind w:left="2149" w:hanging="284"/>
      </w:pPr>
    </w:lvl>
    <w:lvl w:ilvl="3">
      <w:numFmt w:val="bullet"/>
      <w:lvlText w:val="•"/>
      <w:lvlJc w:val="left"/>
      <w:pPr>
        <w:ind w:left="3078" w:hanging="283"/>
      </w:pPr>
    </w:lvl>
    <w:lvl w:ilvl="4">
      <w:numFmt w:val="bullet"/>
      <w:lvlText w:val="•"/>
      <w:lvlJc w:val="left"/>
      <w:pPr>
        <w:ind w:left="4007" w:hanging="284"/>
      </w:pPr>
    </w:lvl>
    <w:lvl w:ilvl="5">
      <w:numFmt w:val="bullet"/>
      <w:lvlText w:val="•"/>
      <w:lvlJc w:val="left"/>
      <w:pPr>
        <w:ind w:left="4936" w:hanging="284"/>
      </w:pPr>
    </w:lvl>
    <w:lvl w:ilvl="6">
      <w:numFmt w:val="bullet"/>
      <w:lvlText w:val="•"/>
      <w:lvlJc w:val="left"/>
      <w:pPr>
        <w:ind w:left="5865" w:hanging="284"/>
      </w:pPr>
    </w:lvl>
    <w:lvl w:ilvl="7">
      <w:numFmt w:val="bullet"/>
      <w:lvlText w:val="•"/>
      <w:lvlJc w:val="left"/>
      <w:pPr>
        <w:ind w:left="6794" w:hanging="283"/>
      </w:pPr>
    </w:lvl>
    <w:lvl w:ilvl="8">
      <w:numFmt w:val="bullet"/>
      <w:lvlText w:val="•"/>
      <w:lvlJc w:val="left"/>
      <w:pPr>
        <w:ind w:left="7723" w:hanging="284"/>
      </w:pPr>
    </w:lvl>
  </w:abstractNum>
  <w:abstractNum w:abstractNumId="61" w15:restartNumberingAfterBreak="0">
    <w:nsid w:val="56AB34BB"/>
    <w:multiLevelType w:val="multilevel"/>
    <w:tmpl w:val="2D56B0FC"/>
    <w:lvl w:ilvl="0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08" w:hanging="284"/>
      </w:pPr>
    </w:lvl>
    <w:lvl w:ilvl="2">
      <w:numFmt w:val="bullet"/>
      <w:lvlText w:val="•"/>
      <w:lvlJc w:val="left"/>
      <w:pPr>
        <w:ind w:left="2137" w:hanging="284"/>
      </w:pPr>
    </w:lvl>
    <w:lvl w:ilvl="3">
      <w:numFmt w:val="bullet"/>
      <w:lvlText w:val="•"/>
      <w:lvlJc w:val="left"/>
      <w:pPr>
        <w:ind w:left="3066" w:hanging="283"/>
      </w:pPr>
    </w:lvl>
    <w:lvl w:ilvl="4">
      <w:numFmt w:val="bullet"/>
      <w:lvlText w:val="•"/>
      <w:lvlJc w:val="left"/>
      <w:pPr>
        <w:ind w:left="3995" w:hanging="284"/>
      </w:pPr>
    </w:lvl>
    <w:lvl w:ilvl="5">
      <w:numFmt w:val="bullet"/>
      <w:lvlText w:val="•"/>
      <w:lvlJc w:val="left"/>
      <w:pPr>
        <w:ind w:left="4924" w:hanging="284"/>
      </w:pPr>
    </w:lvl>
    <w:lvl w:ilvl="6">
      <w:numFmt w:val="bullet"/>
      <w:lvlText w:val="•"/>
      <w:lvlJc w:val="left"/>
      <w:pPr>
        <w:ind w:left="5853" w:hanging="284"/>
      </w:pPr>
    </w:lvl>
    <w:lvl w:ilvl="7">
      <w:numFmt w:val="bullet"/>
      <w:lvlText w:val="•"/>
      <w:lvlJc w:val="left"/>
      <w:pPr>
        <w:ind w:left="6782" w:hanging="283"/>
      </w:pPr>
    </w:lvl>
    <w:lvl w:ilvl="8">
      <w:numFmt w:val="bullet"/>
      <w:lvlText w:val="•"/>
      <w:lvlJc w:val="left"/>
      <w:pPr>
        <w:ind w:left="7711" w:hanging="284"/>
      </w:pPr>
    </w:lvl>
  </w:abstractNum>
  <w:abstractNum w:abstractNumId="62" w15:restartNumberingAfterBreak="0">
    <w:nsid w:val="57E07A5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595D171E"/>
    <w:multiLevelType w:val="multilevel"/>
    <w:tmpl w:val="F89C17F6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64" w15:restartNumberingAfterBreak="0">
    <w:nsid w:val="5A3165B8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65" w15:restartNumberingAfterBreak="0">
    <w:nsid w:val="5BC96A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5DC47A38"/>
    <w:multiLevelType w:val="multilevel"/>
    <w:tmpl w:val="24A2D126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67" w15:restartNumberingAfterBreak="0">
    <w:nsid w:val="5DFA0094"/>
    <w:multiLevelType w:val="multilevel"/>
    <w:tmpl w:val="A2EEF926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bullet"/>
      <w:lvlText w:val="●"/>
      <w:lvlJc w:val="left"/>
      <w:pPr>
        <w:ind w:left="1271" w:hanging="284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68" w15:restartNumberingAfterBreak="0">
    <w:nsid w:val="600B523C"/>
    <w:multiLevelType w:val="multilevel"/>
    <w:tmpl w:val="DF4CF234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69" w15:restartNumberingAfterBreak="0">
    <w:nsid w:val="61FD7498"/>
    <w:multiLevelType w:val="multilevel"/>
    <w:tmpl w:val="FFFFFFFF"/>
    <w:lvl w:ilvl="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624" w:hanging="286"/>
      </w:pPr>
    </w:lvl>
    <w:lvl w:ilvl="3">
      <w:numFmt w:val="bullet"/>
      <w:lvlText w:val="•"/>
      <w:lvlJc w:val="left"/>
      <w:pPr>
        <w:ind w:left="2628" w:hanging="286"/>
      </w:pPr>
    </w:lvl>
    <w:lvl w:ilvl="4">
      <w:numFmt w:val="bullet"/>
      <w:lvlText w:val="•"/>
      <w:lvlJc w:val="left"/>
      <w:pPr>
        <w:ind w:left="3632" w:hanging="286"/>
      </w:pPr>
    </w:lvl>
    <w:lvl w:ilvl="5">
      <w:numFmt w:val="bullet"/>
      <w:lvlText w:val="•"/>
      <w:lvlJc w:val="left"/>
      <w:pPr>
        <w:ind w:left="4636" w:hanging="286"/>
      </w:pPr>
    </w:lvl>
    <w:lvl w:ilvl="6">
      <w:numFmt w:val="bullet"/>
      <w:lvlText w:val="•"/>
      <w:lvlJc w:val="left"/>
      <w:pPr>
        <w:ind w:left="5641" w:hanging="286"/>
      </w:pPr>
    </w:lvl>
    <w:lvl w:ilvl="7">
      <w:numFmt w:val="bullet"/>
      <w:lvlText w:val="•"/>
      <w:lvlJc w:val="left"/>
      <w:pPr>
        <w:ind w:left="6645" w:hanging="286"/>
      </w:pPr>
    </w:lvl>
    <w:lvl w:ilvl="8">
      <w:numFmt w:val="bullet"/>
      <w:lvlText w:val="•"/>
      <w:lvlJc w:val="left"/>
      <w:pPr>
        <w:ind w:left="7649" w:hanging="286"/>
      </w:pPr>
    </w:lvl>
  </w:abstractNum>
  <w:abstractNum w:abstractNumId="70" w15:restartNumberingAfterBreak="0">
    <w:nsid w:val="64474CD7"/>
    <w:multiLevelType w:val="multilevel"/>
    <w:tmpl w:val="1396A5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4AA18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659545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67AB57CE"/>
    <w:multiLevelType w:val="multilevel"/>
    <w:tmpl w:val="FFFFFFFF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74" w15:restartNumberingAfterBreak="0">
    <w:nsid w:val="67CF4D96"/>
    <w:multiLevelType w:val="multilevel"/>
    <w:tmpl w:val="692E604E"/>
    <w:lvl w:ilvl="0">
      <w:start w:val="1"/>
      <w:numFmt w:val="bullet"/>
      <w:lvlText w:val="●"/>
      <w:lvlJc w:val="left"/>
      <w:pPr>
        <w:ind w:left="6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1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6B0B501E"/>
    <w:multiLevelType w:val="multilevel"/>
    <w:tmpl w:val="C60EA28E"/>
    <w:lvl w:ilvl="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0" w:hanging="284"/>
      </w:pPr>
    </w:lvl>
    <w:lvl w:ilvl="7">
      <w:numFmt w:val="bullet"/>
      <w:lvlText w:val="•"/>
      <w:lvlJc w:val="left"/>
      <w:pPr>
        <w:ind w:left="6862" w:hanging="283"/>
      </w:pPr>
    </w:lvl>
    <w:lvl w:ilvl="8">
      <w:numFmt w:val="bullet"/>
      <w:lvlText w:val="•"/>
      <w:lvlJc w:val="left"/>
      <w:pPr>
        <w:ind w:left="7794" w:hanging="284"/>
      </w:pPr>
    </w:lvl>
  </w:abstractNum>
  <w:abstractNum w:abstractNumId="76" w15:restartNumberingAfterBreak="0">
    <w:nsid w:val="6C710686"/>
    <w:multiLevelType w:val="multilevel"/>
    <w:tmpl w:val="E542C2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71581DC0"/>
    <w:multiLevelType w:val="hybridMultilevel"/>
    <w:tmpl w:val="243C8F5C"/>
    <w:lvl w:ilvl="0" w:tplc="0416000F">
      <w:start w:val="1"/>
      <w:numFmt w:val="decimal"/>
      <w:lvlText w:val="%1."/>
      <w:lvlJc w:val="left"/>
      <w:pPr>
        <w:ind w:left="832" w:hanging="360"/>
      </w:pPr>
    </w:lvl>
    <w:lvl w:ilvl="1" w:tplc="04160019" w:tentative="1">
      <w:start w:val="1"/>
      <w:numFmt w:val="lowerLetter"/>
      <w:lvlText w:val="%2."/>
      <w:lvlJc w:val="left"/>
      <w:pPr>
        <w:ind w:left="1552" w:hanging="360"/>
      </w:pPr>
    </w:lvl>
    <w:lvl w:ilvl="2" w:tplc="0416001B" w:tentative="1">
      <w:start w:val="1"/>
      <w:numFmt w:val="lowerRoman"/>
      <w:lvlText w:val="%3."/>
      <w:lvlJc w:val="right"/>
      <w:pPr>
        <w:ind w:left="2272" w:hanging="180"/>
      </w:pPr>
    </w:lvl>
    <w:lvl w:ilvl="3" w:tplc="0416000F" w:tentative="1">
      <w:start w:val="1"/>
      <w:numFmt w:val="decimal"/>
      <w:lvlText w:val="%4."/>
      <w:lvlJc w:val="left"/>
      <w:pPr>
        <w:ind w:left="2992" w:hanging="360"/>
      </w:pPr>
    </w:lvl>
    <w:lvl w:ilvl="4" w:tplc="04160019" w:tentative="1">
      <w:start w:val="1"/>
      <w:numFmt w:val="lowerLetter"/>
      <w:lvlText w:val="%5."/>
      <w:lvlJc w:val="left"/>
      <w:pPr>
        <w:ind w:left="3712" w:hanging="360"/>
      </w:pPr>
    </w:lvl>
    <w:lvl w:ilvl="5" w:tplc="0416001B" w:tentative="1">
      <w:start w:val="1"/>
      <w:numFmt w:val="lowerRoman"/>
      <w:lvlText w:val="%6."/>
      <w:lvlJc w:val="right"/>
      <w:pPr>
        <w:ind w:left="4432" w:hanging="180"/>
      </w:pPr>
    </w:lvl>
    <w:lvl w:ilvl="6" w:tplc="0416000F" w:tentative="1">
      <w:start w:val="1"/>
      <w:numFmt w:val="decimal"/>
      <w:lvlText w:val="%7."/>
      <w:lvlJc w:val="left"/>
      <w:pPr>
        <w:ind w:left="5152" w:hanging="360"/>
      </w:pPr>
    </w:lvl>
    <w:lvl w:ilvl="7" w:tplc="04160019" w:tentative="1">
      <w:start w:val="1"/>
      <w:numFmt w:val="lowerLetter"/>
      <w:lvlText w:val="%8."/>
      <w:lvlJc w:val="left"/>
      <w:pPr>
        <w:ind w:left="5872" w:hanging="360"/>
      </w:pPr>
    </w:lvl>
    <w:lvl w:ilvl="8" w:tplc="0416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78" w15:restartNumberingAfterBreak="0">
    <w:nsid w:val="72B25508"/>
    <w:multiLevelType w:val="multilevel"/>
    <w:tmpl w:val="FFFFFFFF"/>
    <w:lvl w:ilvl="0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08" w:hanging="284"/>
      </w:pPr>
    </w:lvl>
    <w:lvl w:ilvl="2">
      <w:numFmt w:val="bullet"/>
      <w:lvlText w:val="•"/>
      <w:lvlJc w:val="left"/>
      <w:pPr>
        <w:ind w:left="2137" w:hanging="284"/>
      </w:pPr>
    </w:lvl>
    <w:lvl w:ilvl="3">
      <w:numFmt w:val="bullet"/>
      <w:lvlText w:val="•"/>
      <w:lvlJc w:val="left"/>
      <w:pPr>
        <w:ind w:left="3066" w:hanging="283"/>
      </w:pPr>
    </w:lvl>
    <w:lvl w:ilvl="4">
      <w:numFmt w:val="bullet"/>
      <w:lvlText w:val="•"/>
      <w:lvlJc w:val="left"/>
      <w:pPr>
        <w:ind w:left="3995" w:hanging="284"/>
      </w:pPr>
    </w:lvl>
    <w:lvl w:ilvl="5">
      <w:numFmt w:val="bullet"/>
      <w:lvlText w:val="•"/>
      <w:lvlJc w:val="left"/>
      <w:pPr>
        <w:ind w:left="4924" w:hanging="284"/>
      </w:pPr>
    </w:lvl>
    <w:lvl w:ilvl="6">
      <w:numFmt w:val="bullet"/>
      <w:lvlText w:val="•"/>
      <w:lvlJc w:val="left"/>
      <w:pPr>
        <w:ind w:left="5853" w:hanging="284"/>
      </w:pPr>
    </w:lvl>
    <w:lvl w:ilvl="7">
      <w:numFmt w:val="bullet"/>
      <w:lvlText w:val="•"/>
      <w:lvlJc w:val="left"/>
      <w:pPr>
        <w:ind w:left="6782" w:hanging="283"/>
      </w:pPr>
    </w:lvl>
    <w:lvl w:ilvl="8">
      <w:numFmt w:val="bullet"/>
      <w:lvlText w:val="•"/>
      <w:lvlJc w:val="left"/>
      <w:pPr>
        <w:ind w:left="7711" w:hanging="284"/>
      </w:pPr>
    </w:lvl>
  </w:abstractNum>
  <w:abstractNum w:abstractNumId="79" w15:restartNumberingAfterBreak="0">
    <w:nsid w:val="74761F3A"/>
    <w:multiLevelType w:val="multilevel"/>
    <w:tmpl w:val="34A4C07A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80" w15:restartNumberingAfterBreak="0">
    <w:nsid w:val="76085CF4"/>
    <w:multiLevelType w:val="multilevel"/>
    <w:tmpl w:val="FFFFFFFF"/>
    <w:lvl w:ilvl="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0" w:hanging="284"/>
      </w:pPr>
    </w:lvl>
    <w:lvl w:ilvl="7">
      <w:numFmt w:val="bullet"/>
      <w:lvlText w:val="•"/>
      <w:lvlJc w:val="left"/>
      <w:pPr>
        <w:ind w:left="6862" w:hanging="283"/>
      </w:pPr>
    </w:lvl>
    <w:lvl w:ilvl="8">
      <w:numFmt w:val="bullet"/>
      <w:lvlText w:val="•"/>
      <w:lvlJc w:val="left"/>
      <w:pPr>
        <w:ind w:left="7794" w:hanging="284"/>
      </w:pPr>
    </w:lvl>
  </w:abstractNum>
  <w:abstractNum w:abstractNumId="81" w15:restartNumberingAfterBreak="0">
    <w:nsid w:val="778747E1"/>
    <w:multiLevelType w:val="multilevel"/>
    <w:tmpl w:val="AF4EF066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82" w15:restartNumberingAfterBreak="0">
    <w:nsid w:val="77C92910"/>
    <w:multiLevelType w:val="multilevel"/>
    <w:tmpl w:val="FFFFFFFF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283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364" w:hanging="284"/>
      </w:pPr>
    </w:lvl>
    <w:lvl w:ilvl="3">
      <w:numFmt w:val="bullet"/>
      <w:lvlText w:val="•"/>
      <w:lvlJc w:val="left"/>
      <w:pPr>
        <w:ind w:left="2440" w:hanging="284"/>
      </w:pPr>
    </w:lvl>
    <w:lvl w:ilvl="4">
      <w:numFmt w:val="bullet"/>
      <w:lvlText w:val="•"/>
      <w:lvlJc w:val="left"/>
      <w:pPr>
        <w:ind w:left="3516" w:hanging="283"/>
      </w:pPr>
    </w:lvl>
    <w:lvl w:ilvl="5">
      <w:numFmt w:val="bullet"/>
      <w:lvlText w:val="•"/>
      <w:lvlJc w:val="left"/>
      <w:pPr>
        <w:ind w:left="4593" w:hanging="284"/>
      </w:pPr>
    </w:lvl>
    <w:lvl w:ilvl="6">
      <w:numFmt w:val="bullet"/>
      <w:lvlText w:val="•"/>
      <w:lvlJc w:val="left"/>
      <w:pPr>
        <w:ind w:left="5669" w:hanging="284"/>
      </w:pPr>
    </w:lvl>
    <w:lvl w:ilvl="7">
      <w:numFmt w:val="bullet"/>
      <w:lvlText w:val="•"/>
      <w:lvlJc w:val="left"/>
      <w:pPr>
        <w:ind w:left="6745" w:hanging="283"/>
      </w:pPr>
    </w:lvl>
    <w:lvl w:ilvl="8">
      <w:numFmt w:val="bullet"/>
      <w:lvlText w:val="•"/>
      <w:lvlJc w:val="left"/>
      <w:pPr>
        <w:ind w:left="7821" w:hanging="284"/>
      </w:pPr>
    </w:lvl>
  </w:abstractNum>
  <w:abstractNum w:abstractNumId="83" w15:restartNumberingAfterBreak="0">
    <w:nsid w:val="7A0F7005"/>
    <w:multiLevelType w:val="multilevel"/>
    <w:tmpl w:val="6F5EED52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84" w15:restartNumberingAfterBreak="0">
    <w:nsid w:val="7A737324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A9E535B"/>
    <w:multiLevelType w:val="multilevel"/>
    <w:tmpl w:val="23340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6" w15:restartNumberingAfterBreak="0">
    <w:nsid w:val="7AE272A4"/>
    <w:multiLevelType w:val="multilevel"/>
    <w:tmpl w:val="77603988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87" w15:restartNumberingAfterBreak="0">
    <w:nsid w:val="7B2D3C8C"/>
    <w:multiLevelType w:val="multilevel"/>
    <w:tmpl w:val="EF10D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7D9A4664"/>
    <w:multiLevelType w:val="multilevel"/>
    <w:tmpl w:val="7F44C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7F19242C"/>
    <w:multiLevelType w:val="multilevel"/>
    <w:tmpl w:val="AD0C3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2103676">
    <w:abstractNumId w:val="63"/>
  </w:num>
  <w:num w:numId="2" w16cid:durableId="1164591695">
    <w:abstractNumId w:val="74"/>
  </w:num>
  <w:num w:numId="3" w16cid:durableId="980040040">
    <w:abstractNumId w:val="31"/>
  </w:num>
  <w:num w:numId="4" w16cid:durableId="1941373508">
    <w:abstractNumId w:val="76"/>
  </w:num>
  <w:num w:numId="5" w16cid:durableId="1081753743">
    <w:abstractNumId w:val="54"/>
  </w:num>
  <w:num w:numId="6" w16cid:durableId="386758117">
    <w:abstractNumId w:val="88"/>
  </w:num>
  <w:num w:numId="7" w16cid:durableId="1953630786">
    <w:abstractNumId w:val="40"/>
  </w:num>
  <w:num w:numId="8" w16cid:durableId="1993872075">
    <w:abstractNumId w:val="83"/>
  </w:num>
  <w:num w:numId="9" w16cid:durableId="221332248">
    <w:abstractNumId w:val="56"/>
  </w:num>
  <w:num w:numId="10" w16cid:durableId="428742430">
    <w:abstractNumId w:val="79"/>
  </w:num>
  <w:num w:numId="11" w16cid:durableId="264001256">
    <w:abstractNumId w:val="66"/>
  </w:num>
  <w:num w:numId="12" w16cid:durableId="2116972281">
    <w:abstractNumId w:val="50"/>
  </w:num>
  <w:num w:numId="13" w16cid:durableId="643774681">
    <w:abstractNumId w:val="43"/>
  </w:num>
  <w:num w:numId="14" w16cid:durableId="1832066187">
    <w:abstractNumId w:val="46"/>
  </w:num>
  <w:num w:numId="15" w16cid:durableId="294217542">
    <w:abstractNumId w:val="61"/>
  </w:num>
  <w:num w:numId="16" w16cid:durableId="929319201">
    <w:abstractNumId w:val="12"/>
  </w:num>
  <w:num w:numId="17" w16cid:durableId="2090688285">
    <w:abstractNumId w:val="44"/>
  </w:num>
  <w:num w:numId="18" w16cid:durableId="1856459230">
    <w:abstractNumId w:val="59"/>
  </w:num>
  <w:num w:numId="19" w16cid:durableId="1615986945">
    <w:abstractNumId w:val="23"/>
  </w:num>
  <w:num w:numId="20" w16cid:durableId="555047318">
    <w:abstractNumId w:val="26"/>
  </w:num>
  <w:num w:numId="21" w16cid:durableId="1634217055">
    <w:abstractNumId w:val="67"/>
  </w:num>
  <w:num w:numId="22" w16cid:durableId="171797763">
    <w:abstractNumId w:val="81"/>
  </w:num>
  <w:num w:numId="23" w16cid:durableId="1196891685">
    <w:abstractNumId w:val="15"/>
  </w:num>
  <w:num w:numId="24" w16cid:durableId="965502926">
    <w:abstractNumId w:val="85"/>
  </w:num>
  <w:num w:numId="25" w16cid:durableId="1225989021">
    <w:abstractNumId w:val="86"/>
  </w:num>
  <w:num w:numId="26" w16cid:durableId="149758884">
    <w:abstractNumId w:val="30"/>
  </w:num>
  <w:num w:numId="27" w16cid:durableId="1635869604">
    <w:abstractNumId w:val="14"/>
  </w:num>
  <w:num w:numId="28" w16cid:durableId="297806948">
    <w:abstractNumId w:val="13"/>
  </w:num>
  <w:num w:numId="29" w16cid:durableId="1921677114">
    <w:abstractNumId w:val="87"/>
  </w:num>
  <w:num w:numId="30" w16cid:durableId="1406877640">
    <w:abstractNumId w:val="25"/>
  </w:num>
  <w:num w:numId="31" w16cid:durableId="389963177">
    <w:abstractNumId w:val="24"/>
  </w:num>
  <w:num w:numId="32" w16cid:durableId="878661510">
    <w:abstractNumId w:val="36"/>
  </w:num>
  <w:num w:numId="33" w16cid:durableId="1517957956">
    <w:abstractNumId w:val="75"/>
  </w:num>
  <w:num w:numId="34" w16cid:durableId="572855094">
    <w:abstractNumId w:val="70"/>
  </w:num>
  <w:num w:numId="35" w16cid:durableId="173764561">
    <w:abstractNumId w:val="11"/>
  </w:num>
  <w:num w:numId="36" w16cid:durableId="7413500">
    <w:abstractNumId w:val="51"/>
  </w:num>
  <w:num w:numId="37" w16cid:durableId="558439689">
    <w:abstractNumId w:val="29"/>
  </w:num>
  <w:num w:numId="38" w16cid:durableId="1403992286">
    <w:abstractNumId w:val="20"/>
  </w:num>
  <w:num w:numId="39" w16cid:durableId="1631665926">
    <w:abstractNumId w:val="89"/>
  </w:num>
  <w:num w:numId="40" w16cid:durableId="1918395434">
    <w:abstractNumId w:val="16"/>
  </w:num>
  <w:num w:numId="41" w16cid:durableId="1914465908">
    <w:abstractNumId w:val="64"/>
  </w:num>
  <w:num w:numId="42" w16cid:durableId="579756302">
    <w:abstractNumId w:val="7"/>
  </w:num>
  <w:num w:numId="43" w16cid:durableId="1469324773">
    <w:abstractNumId w:val="49"/>
  </w:num>
  <w:num w:numId="44" w16cid:durableId="1113938853">
    <w:abstractNumId w:val="57"/>
  </w:num>
  <w:num w:numId="45" w16cid:durableId="584999349">
    <w:abstractNumId w:val="28"/>
  </w:num>
  <w:num w:numId="46" w16cid:durableId="609775131">
    <w:abstractNumId w:val="0"/>
  </w:num>
  <w:num w:numId="47" w16cid:durableId="881862946">
    <w:abstractNumId w:val="68"/>
  </w:num>
  <w:num w:numId="48" w16cid:durableId="345060628">
    <w:abstractNumId w:val="73"/>
  </w:num>
  <w:num w:numId="49" w16cid:durableId="1008019438">
    <w:abstractNumId w:val="5"/>
  </w:num>
  <w:num w:numId="50" w16cid:durableId="2134597996">
    <w:abstractNumId w:val="8"/>
  </w:num>
  <w:num w:numId="51" w16cid:durableId="25722225">
    <w:abstractNumId w:val="42"/>
  </w:num>
  <w:num w:numId="52" w16cid:durableId="488522075">
    <w:abstractNumId w:val="72"/>
  </w:num>
  <w:num w:numId="53" w16cid:durableId="451173103">
    <w:abstractNumId w:val="19"/>
  </w:num>
  <w:num w:numId="54" w16cid:durableId="885022690">
    <w:abstractNumId w:val="17"/>
  </w:num>
  <w:num w:numId="55" w16cid:durableId="405692507">
    <w:abstractNumId w:val="78"/>
  </w:num>
  <w:num w:numId="56" w16cid:durableId="318074706">
    <w:abstractNumId w:val="38"/>
  </w:num>
  <w:num w:numId="57" w16cid:durableId="1818836281">
    <w:abstractNumId w:val="6"/>
  </w:num>
  <w:num w:numId="58" w16cid:durableId="335306111">
    <w:abstractNumId w:val="62"/>
  </w:num>
  <w:num w:numId="59" w16cid:durableId="1964073541">
    <w:abstractNumId w:val="21"/>
  </w:num>
  <w:num w:numId="60" w16cid:durableId="24136333">
    <w:abstractNumId w:val="48"/>
  </w:num>
  <w:num w:numId="61" w16cid:durableId="815219869">
    <w:abstractNumId w:val="53"/>
  </w:num>
  <w:num w:numId="62" w16cid:durableId="1555854429">
    <w:abstractNumId w:val="18"/>
  </w:num>
  <w:num w:numId="63" w16cid:durableId="1252354945">
    <w:abstractNumId w:val="47"/>
  </w:num>
  <w:num w:numId="64" w16cid:durableId="1368523654">
    <w:abstractNumId w:val="3"/>
  </w:num>
  <w:num w:numId="65" w16cid:durableId="951321976">
    <w:abstractNumId w:val="34"/>
  </w:num>
  <w:num w:numId="66" w16cid:durableId="59059853">
    <w:abstractNumId w:val="33"/>
  </w:num>
  <w:num w:numId="67" w16cid:durableId="2105758555">
    <w:abstractNumId w:val="58"/>
  </w:num>
  <w:num w:numId="68" w16cid:durableId="1731493380">
    <w:abstractNumId w:val="10"/>
  </w:num>
  <w:num w:numId="69" w16cid:durableId="28535036">
    <w:abstractNumId w:val="1"/>
  </w:num>
  <w:num w:numId="70" w16cid:durableId="624166288">
    <w:abstractNumId w:val="65"/>
  </w:num>
  <w:num w:numId="71" w16cid:durableId="1339576463">
    <w:abstractNumId w:val="55"/>
  </w:num>
  <w:num w:numId="72" w16cid:durableId="1985809831">
    <w:abstractNumId w:val="80"/>
  </w:num>
  <w:num w:numId="73" w16cid:durableId="1927305570">
    <w:abstractNumId w:val="2"/>
  </w:num>
  <w:num w:numId="74" w16cid:durableId="1192376003">
    <w:abstractNumId w:val="84"/>
  </w:num>
  <w:num w:numId="75" w16cid:durableId="1326736778">
    <w:abstractNumId w:val="69"/>
  </w:num>
  <w:num w:numId="76" w16cid:durableId="1303462585">
    <w:abstractNumId w:val="60"/>
  </w:num>
  <w:num w:numId="77" w16cid:durableId="1401060468">
    <w:abstractNumId w:val="37"/>
  </w:num>
  <w:num w:numId="78" w16cid:durableId="477184053">
    <w:abstractNumId w:val="71"/>
  </w:num>
  <w:num w:numId="79" w16cid:durableId="225380214">
    <w:abstractNumId w:val="32"/>
  </w:num>
  <w:num w:numId="80" w16cid:durableId="2068458062">
    <w:abstractNumId w:val="22"/>
  </w:num>
  <w:num w:numId="81" w16cid:durableId="1395159476">
    <w:abstractNumId w:val="77"/>
  </w:num>
  <w:num w:numId="82" w16cid:durableId="665087126">
    <w:abstractNumId w:val="52"/>
  </w:num>
  <w:num w:numId="83" w16cid:durableId="177894367">
    <w:abstractNumId w:val="27"/>
  </w:num>
  <w:num w:numId="84" w16cid:durableId="1874418474">
    <w:abstractNumId w:val="4"/>
  </w:num>
  <w:num w:numId="85" w16cid:durableId="1700542223">
    <w:abstractNumId w:val="82"/>
  </w:num>
  <w:num w:numId="86" w16cid:durableId="650330979">
    <w:abstractNumId w:val="9"/>
  </w:num>
  <w:num w:numId="87" w16cid:durableId="1487670835">
    <w:abstractNumId w:val="41"/>
  </w:num>
  <w:num w:numId="88" w16cid:durableId="1608194944">
    <w:abstractNumId w:val="39"/>
  </w:num>
  <w:num w:numId="89" w16cid:durableId="1712532978">
    <w:abstractNumId w:val="35"/>
  </w:num>
  <w:num w:numId="90" w16cid:durableId="262805698">
    <w:abstractNumId w:val="4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7C8"/>
    <w:rsid w:val="000051E9"/>
    <w:rsid w:val="00005A85"/>
    <w:rsid w:val="0001076F"/>
    <w:rsid w:val="0001119D"/>
    <w:rsid w:val="00015AE6"/>
    <w:rsid w:val="000162D2"/>
    <w:rsid w:val="00021A00"/>
    <w:rsid w:val="00024221"/>
    <w:rsid w:val="000254A8"/>
    <w:rsid w:val="00025DDF"/>
    <w:rsid w:val="00025F7D"/>
    <w:rsid w:val="000375B5"/>
    <w:rsid w:val="00043B6C"/>
    <w:rsid w:val="00043FC6"/>
    <w:rsid w:val="000469A0"/>
    <w:rsid w:val="00046F92"/>
    <w:rsid w:val="00053F29"/>
    <w:rsid w:val="00060524"/>
    <w:rsid w:val="00061589"/>
    <w:rsid w:val="00066B74"/>
    <w:rsid w:val="00067255"/>
    <w:rsid w:val="000672BB"/>
    <w:rsid w:val="00072CDD"/>
    <w:rsid w:val="00073F06"/>
    <w:rsid w:val="00074DC3"/>
    <w:rsid w:val="000830E6"/>
    <w:rsid w:val="000863E0"/>
    <w:rsid w:val="0008784B"/>
    <w:rsid w:val="00087F1A"/>
    <w:rsid w:val="0009280D"/>
    <w:rsid w:val="000966EA"/>
    <w:rsid w:val="00097900"/>
    <w:rsid w:val="000B20B7"/>
    <w:rsid w:val="000B4D6D"/>
    <w:rsid w:val="000B5CF8"/>
    <w:rsid w:val="000B7E09"/>
    <w:rsid w:val="000C3284"/>
    <w:rsid w:val="000D12D3"/>
    <w:rsid w:val="000D54E7"/>
    <w:rsid w:val="000D5A3C"/>
    <w:rsid w:val="000D7307"/>
    <w:rsid w:val="000D791D"/>
    <w:rsid w:val="000F203C"/>
    <w:rsid w:val="000F7BCA"/>
    <w:rsid w:val="00104E07"/>
    <w:rsid w:val="001124A3"/>
    <w:rsid w:val="001126C4"/>
    <w:rsid w:val="00113CDA"/>
    <w:rsid w:val="001155A5"/>
    <w:rsid w:val="00120F92"/>
    <w:rsid w:val="00121640"/>
    <w:rsid w:val="00123767"/>
    <w:rsid w:val="00123C4E"/>
    <w:rsid w:val="00125514"/>
    <w:rsid w:val="001451F9"/>
    <w:rsid w:val="001470C3"/>
    <w:rsid w:val="0014782A"/>
    <w:rsid w:val="0015236A"/>
    <w:rsid w:val="001533DB"/>
    <w:rsid w:val="001560FA"/>
    <w:rsid w:val="001647E6"/>
    <w:rsid w:val="00165910"/>
    <w:rsid w:val="001715FA"/>
    <w:rsid w:val="001719E8"/>
    <w:rsid w:val="001757DA"/>
    <w:rsid w:val="00177158"/>
    <w:rsid w:val="001779D3"/>
    <w:rsid w:val="001812AF"/>
    <w:rsid w:val="0018267D"/>
    <w:rsid w:val="0018625D"/>
    <w:rsid w:val="00187835"/>
    <w:rsid w:val="00191693"/>
    <w:rsid w:val="0019435A"/>
    <w:rsid w:val="00195C89"/>
    <w:rsid w:val="001A2488"/>
    <w:rsid w:val="001A2BF4"/>
    <w:rsid w:val="001A6240"/>
    <w:rsid w:val="001A6F00"/>
    <w:rsid w:val="001A6F91"/>
    <w:rsid w:val="001B1EC1"/>
    <w:rsid w:val="001B2AF9"/>
    <w:rsid w:val="001B2E78"/>
    <w:rsid w:val="001B449D"/>
    <w:rsid w:val="001B58EB"/>
    <w:rsid w:val="001D2141"/>
    <w:rsid w:val="001D5A39"/>
    <w:rsid w:val="001D7155"/>
    <w:rsid w:val="001E407F"/>
    <w:rsid w:val="001E4C91"/>
    <w:rsid w:val="001E5DD0"/>
    <w:rsid w:val="00201191"/>
    <w:rsid w:val="002019B8"/>
    <w:rsid w:val="0020211F"/>
    <w:rsid w:val="00202898"/>
    <w:rsid w:val="00222C4F"/>
    <w:rsid w:val="00231C0B"/>
    <w:rsid w:val="002324CF"/>
    <w:rsid w:val="0024494E"/>
    <w:rsid w:val="002613E7"/>
    <w:rsid w:val="002615B2"/>
    <w:rsid w:val="00264993"/>
    <w:rsid w:val="0027331C"/>
    <w:rsid w:val="0027618C"/>
    <w:rsid w:val="002816C8"/>
    <w:rsid w:val="00281D36"/>
    <w:rsid w:val="002870D9"/>
    <w:rsid w:val="00287E9E"/>
    <w:rsid w:val="00290700"/>
    <w:rsid w:val="00293E5B"/>
    <w:rsid w:val="002A059D"/>
    <w:rsid w:val="002A362C"/>
    <w:rsid w:val="002A393F"/>
    <w:rsid w:val="002A69CD"/>
    <w:rsid w:val="002B161B"/>
    <w:rsid w:val="002B4D7D"/>
    <w:rsid w:val="002B73AE"/>
    <w:rsid w:val="002B7E21"/>
    <w:rsid w:val="002C1D09"/>
    <w:rsid w:val="002C4D98"/>
    <w:rsid w:val="002D30E4"/>
    <w:rsid w:val="002F0279"/>
    <w:rsid w:val="002F0B7D"/>
    <w:rsid w:val="002F7F7D"/>
    <w:rsid w:val="003033E1"/>
    <w:rsid w:val="00303CB1"/>
    <w:rsid w:val="00306EDB"/>
    <w:rsid w:val="00314A61"/>
    <w:rsid w:val="00314D5E"/>
    <w:rsid w:val="003220BE"/>
    <w:rsid w:val="00322395"/>
    <w:rsid w:val="00325D46"/>
    <w:rsid w:val="00326D49"/>
    <w:rsid w:val="00330BAF"/>
    <w:rsid w:val="00330C5E"/>
    <w:rsid w:val="00333015"/>
    <w:rsid w:val="0033321C"/>
    <w:rsid w:val="0033375E"/>
    <w:rsid w:val="00333F9B"/>
    <w:rsid w:val="00335F8C"/>
    <w:rsid w:val="003362BE"/>
    <w:rsid w:val="00341669"/>
    <w:rsid w:val="003437B2"/>
    <w:rsid w:val="00343923"/>
    <w:rsid w:val="00354451"/>
    <w:rsid w:val="003562F4"/>
    <w:rsid w:val="00356B08"/>
    <w:rsid w:val="003612F4"/>
    <w:rsid w:val="00370B05"/>
    <w:rsid w:val="003728E3"/>
    <w:rsid w:val="003757DD"/>
    <w:rsid w:val="003773E5"/>
    <w:rsid w:val="0038339B"/>
    <w:rsid w:val="003837D4"/>
    <w:rsid w:val="00385E17"/>
    <w:rsid w:val="00390AE3"/>
    <w:rsid w:val="00392D08"/>
    <w:rsid w:val="0039331B"/>
    <w:rsid w:val="00397360"/>
    <w:rsid w:val="003A3979"/>
    <w:rsid w:val="003A56E7"/>
    <w:rsid w:val="003A6FA8"/>
    <w:rsid w:val="003B1247"/>
    <w:rsid w:val="003B16C7"/>
    <w:rsid w:val="003B34FC"/>
    <w:rsid w:val="003B69C9"/>
    <w:rsid w:val="003B6EF4"/>
    <w:rsid w:val="003B703D"/>
    <w:rsid w:val="003B75B2"/>
    <w:rsid w:val="003D2105"/>
    <w:rsid w:val="003E2529"/>
    <w:rsid w:val="003E466A"/>
    <w:rsid w:val="003E4E17"/>
    <w:rsid w:val="003F3C1B"/>
    <w:rsid w:val="003F55D6"/>
    <w:rsid w:val="003F758C"/>
    <w:rsid w:val="00401C41"/>
    <w:rsid w:val="00403BBF"/>
    <w:rsid w:val="00411FAE"/>
    <w:rsid w:val="00412D96"/>
    <w:rsid w:val="00421D8B"/>
    <w:rsid w:val="0042683C"/>
    <w:rsid w:val="00431835"/>
    <w:rsid w:val="00442A29"/>
    <w:rsid w:val="00442D40"/>
    <w:rsid w:val="004467C8"/>
    <w:rsid w:val="004519DF"/>
    <w:rsid w:val="004543B1"/>
    <w:rsid w:val="0045466A"/>
    <w:rsid w:val="00461D13"/>
    <w:rsid w:val="00465858"/>
    <w:rsid w:val="004700D5"/>
    <w:rsid w:val="004749CC"/>
    <w:rsid w:val="00476D85"/>
    <w:rsid w:val="00480556"/>
    <w:rsid w:val="0048055B"/>
    <w:rsid w:val="004921AB"/>
    <w:rsid w:val="00492E9A"/>
    <w:rsid w:val="004956F2"/>
    <w:rsid w:val="00496E2D"/>
    <w:rsid w:val="004A62CF"/>
    <w:rsid w:val="004A74E6"/>
    <w:rsid w:val="004B58B3"/>
    <w:rsid w:val="004B5A04"/>
    <w:rsid w:val="004B6D3F"/>
    <w:rsid w:val="004B733A"/>
    <w:rsid w:val="004C1108"/>
    <w:rsid w:val="004C19B4"/>
    <w:rsid w:val="004C71BA"/>
    <w:rsid w:val="004C748C"/>
    <w:rsid w:val="004D2BC3"/>
    <w:rsid w:val="004E2B27"/>
    <w:rsid w:val="004F1DEA"/>
    <w:rsid w:val="004F2FEE"/>
    <w:rsid w:val="004F4FA2"/>
    <w:rsid w:val="004F5AE0"/>
    <w:rsid w:val="004F7858"/>
    <w:rsid w:val="00505B9C"/>
    <w:rsid w:val="00505BB7"/>
    <w:rsid w:val="00510276"/>
    <w:rsid w:val="00511163"/>
    <w:rsid w:val="00517042"/>
    <w:rsid w:val="005178EA"/>
    <w:rsid w:val="0052422A"/>
    <w:rsid w:val="0052609E"/>
    <w:rsid w:val="005342C8"/>
    <w:rsid w:val="005403C2"/>
    <w:rsid w:val="00543A9E"/>
    <w:rsid w:val="00544FF0"/>
    <w:rsid w:val="00552351"/>
    <w:rsid w:val="00552CC8"/>
    <w:rsid w:val="00554707"/>
    <w:rsid w:val="00556AA3"/>
    <w:rsid w:val="00557437"/>
    <w:rsid w:val="00560791"/>
    <w:rsid w:val="00564A9A"/>
    <w:rsid w:val="00567C1A"/>
    <w:rsid w:val="00571236"/>
    <w:rsid w:val="00587000"/>
    <w:rsid w:val="00594108"/>
    <w:rsid w:val="005A4018"/>
    <w:rsid w:val="005A42B5"/>
    <w:rsid w:val="005A62C5"/>
    <w:rsid w:val="005A74AA"/>
    <w:rsid w:val="005A7F89"/>
    <w:rsid w:val="005C4BE2"/>
    <w:rsid w:val="005C7B49"/>
    <w:rsid w:val="005C7E52"/>
    <w:rsid w:val="005D13EB"/>
    <w:rsid w:val="005D45A2"/>
    <w:rsid w:val="005D52FB"/>
    <w:rsid w:val="005E0235"/>
    <w:rsid w:val="005E2962"/>
    <w:rsid w:val="005E4989"/>
    <w:rsid w:val="005E7045"/>
    <w:rsid w:val="005E7A88"/>
    <w:rsid w:val="005F0460"/>
    <w:rsid w:val="00602FE8"/>
    <w:rsid w:val="00606254"/>
    <w:rsid w:val="00607867"/>
    <w:rsid w:val="00610E86"/>
    <w:rsid w:val="0061175C"/>
    <w:rsid w:val="006127B9"/>
    <w:rsid w:val="00617953"/>
    <w:rsid w:val="00617D71"/>
    <w:rsid w:val="0062041D"/>
    <w:rsid w:val="006211A5"/>
    <w:rsid w:val="00632C4D"/>
    <w:rsid w:val="00635CCF"/>
    <w:rsid w:val="0064515D"/>
    <w:rsid w:val="00651341"/>
    <w:rsid w:val="00654034"/>
    <w:rsid w:val="006563EA"/>
    <w:rsid w:val="00662A6C"/>
    <w:rsid w:val="00664A52"/>
    <w:rsid w:val="0066617A"/>
    <w:rsid w:val="006706FE"/>
    <w:rsid w:val="00672B65"/>
    <w:rsid w:val="006772A8"/>
    <w:rsid w:val="006A14D5"/>
    <w:rsid w:val="006A1589"/>
    <w:rsid w:val="006B1261"/>
    <w:rsid w:val="006B12CF"/>
    <w:rsid w:val="006B31F0"/>
    <w:rsid w:val="006B3ACA"/>
    <w:rsid w:val="006C269E"/>
    <w:rsid w:val="006C4744"/>
    <w:rsid w:val="006C661A"/>
    <w:rsid w:val="006D112F"/>
    <w:rsid w:val="006D415E"/>
    <w:rsid w:val="006E0902"/>
    <w:rsid w:val="006E4DAA"/>
    <w:rsid w:val="006F2D34"/>
    <w:rsid w:val="006F58A1"/>
    <w:rsid w:val="006F7157"/>
    <w:rsid w:val="00704B64"/>
    <w:rsid w:val="007053A3"/>
    <w:rsid w:val="0070784F"/>
    <w:rsid w:val="0071058F"/>
    <w:rsid w:val="007164E3"/>
    <w:rsid w:val="00716AFB"/>
    <w:rsid w:val="0072074C"/>
    <w:rsid w:val="00721E1E"/>
    <w:rsid w:val="00730FBC"/>
    <w:rsid w:val="00732395"/>
    <w:rsid w:val="00733704"/>
    <w:rsid w:val="00733AAF"/>
    <w:rsid w:val="00736986"/>
    <w:rsid w:val="0074140B"/>
    <w:rsid w:val="0074325C"/>
    <w:rsid w:val="00751D5D"/>
    <w:rsid w:val="00753603"/>
    <w:rsid w:val="007553A0"/>
    <w:rsid w:val="00766467"/>
    <w:rsid w:val="00777979"/>
    <w:rsid w:val="007813A2"/>
    <w:rsid w:val="0078505B"/>
    <w:rsid w:val="0078527B"/>
    <w:rsid w:val="00790F3A"/>
    <w:rsid w:val="00793BBD"/>
    <w:rsid w:val="00793C3D"/>
    <w:rsid w:val="00794403"/>
    <w:rsid w:val="00797B88"/>
    <w:rsid w:val="007A00F4"/>
    <w:rsid w:val="007A50F0"/>
    <w:rsid w:val="007A58E2"/>
    <w:rsid w:val="007A6347"/>
    <w:rsid w:val="007B555F"/>
    <w:rsid w:val="007B6E03"/>
    <w:rsid w:val="007C48AA"/>
    <w:rsid w:val="007C7603"/>
    <w:rsid w:val="007D07C8"/>
    <w:rsid w:val="007D571D"/>
    <w:rsid w:val="007D67A7"/>
    <w:rsid w:val="007D7449"/>
    <w:rsid w:val="007E3812"/>
    <w:rsid w:val="007E50ED"/>
    <w:rsid w:val="007F3621"/>
    <w:rsid w:val="007F3CC3"/>
    <w:rsid w:val="007F6A26"/>
    <w:rsid w:val="007F7D13"/>
    <w:rsid w:val="00803A9E"/>
    <w:rsid w:val="00804997"/>
    <w:rsid w:val="00816BED"/>
    <w:rsid w:val="0082357C"/>
    <w:rsid w:val="00823FD3"/>
    <w:rsid w:val="008279F2"/>
    <w:rsid w:val="00836DAB"/>
    <w:rsid w:val="008428CC"/>
    <w:rsid w:val="00846877"/>
    <w:rsid w:val="00851378"/>
    <w:rsid w:val="008606B9"/>
    <w:rsid w:val="00863481"/>
    <w:rsid w:val="008643B6"/>
    <w:rsid w:val="00864B51"/>
    <w:rsid w:val="00864E5E"/>
    <w:rsid w:val="00866A28"/>
    <w:rsid w:val="00870DF9"/>
    <w:rsid w:val="00881CDA"/>
    <w:rsid w:val="00884F08"/>
    <w:rsid w:val="00887BDE"/>
    <w:rsid w:val="00892FBC"/>
    <w:rsid w:val="00895AAA"/>
    <w:rsid w:val="008A0C61"/>
    <w:rsid w:val="008A1C76"/>
    <w:rsid w:val="008A58BD"/>
    <w:rsid w:val="008A5DC7"/>
    <w:rsid w:val="008B00D4"/>
    <w:rsid w:val="008B462D"/>
    <w:rsid w:val="008B7800"/>
    <w:rsid w:val="008B7A91"/>
    <w:rsid w:val="008C01EF"/>
    <w:rsid w:val="008C1CA6"/>
    <w:rsid w:val="008C3077"/>
    <w:rsid w:val="008C399B"/>
    <w:rsid w:val="008C608D"/>
    <w:rsid w:val="008D3D39"/>
    <w:rsid w:val="008D6EB5"/>
    <w:rsid w:val="008E5C89"/>
    <w:rsid w:val="008E77B3"/>
    <w:rsid w:val="008F5116"/>
    <w:rsid w:val="009026B5"/>
    <w:rsid w:val="0090471E"/>
    <w:rsid w:val="00936779"/>
    <w:rsid w:val="0094266D"/>
    <w:rsid w:val="009427D7"/>
    <w:rsid w:val="00942B20"/>
    <w:rsid w:val="00943942"/>
    <w:rsid w:val="0094409E"/>
    <w:rsid w:val="00946569"/>
    <w:rsid w:val="009573BA"/>
    <w:rsid w:val="00957BB3"/>
    <w:rsid w:val="00960F93"/>
    <w:rsid w:val="009614C0"/>
    <w:rsid w:val="00962FC7"/>
    <w:rsid w:val="0097002F"/>
    <w:rsid w:val="00971B42"/>
    <w:rsid w:val="00972BDD"/>
    <w:rsid w:val="00981DBC"/>
    <w:rsid w:val="009820A9"/>
    <w:rsid w:val="00983947"/>
    <w:rsid w:val="00983D6C"/>
    <w:rsid w:val="00987337"/>
    <w:rsid w:val="009A391E"/>
    <w:rsid w:val="009A5F7B"/>
    <w:rsid w:val="009A7CCB"/>
    <w:rsid w:val="009B34E0"/>
    <w:rsid w:val="009B71C2"/>
    <w:rsid w:val="009C026E"/>
    <w:rsid w:val="009C39DC"/>
    <w:rsid w:val="009C77CD"/>
    <w:rsid w:val="009D20C9"/>
    <w:rsid w:val="009E4273"/>
    <w:rsid w:val="009E4A08"/>
    <w:rsid w:val="009F03F2"/>
    <w:rsid w:val="009F060B"/>
    <w:rsid w:val="009F0B67"/>
    <w:rsid w:val="009F4859"/>
    <w:rsid w:val="00A0212E"/>
    <w:rsid w:val="00A02C65"/>
    <w:rsid w:val="00A06635"/>
    <w:rsid w:val="00A11E76"/>
    <w:rsid w:val="00A1288B"/>
    <w:rsid w:val="00A15A2D"/>
    <w:rsid w:val="00A237FA"/>
    <w:rsid w:val="00A23C13"/>
    <w:rsid w:val="00A24785"/>
    <w:rsid w:val="00A2507C"/>
    <w:rsid w:val="00A25548"/>
    <w:rsid w:val="00A27C23"/>
    <w:rsid w:val="00A304AA"/>
    <w:rsid w:val="00A4307D"/>
    <w:rsid w:val="00A453F7"/>
    <w:rsid w:val="00A50EB2"/>
    <w:rsid w:val="00A51499"/>
    <w:rsid w:val="00A55167"/>
    <w:rsid w:val="00A55BEC"/>
    <w:rsid w:val="00A60AF4"/>
    <w:rsid w:val="00A612CF"/>
    <w:rsid w:val="00A64D54"/>
    <w:rsid w:val="00A67FA8"/>
    <w:rsid w:val="00A72D36"/>
    <w:rsid w:val="00A844EA"/>
    <w:rsid w:val="00A9253F"/>
    <w:rsid w:val="00A96079"/>
    <w:rsid w:val="00AA01A6"/>
    <w:rsid w:val="00AA12CE"/>
    <w:rsid w:val="00AA7333"/>
    <w:rsid w:val="00AB3706"/>
    <w:rsid w:val="00AB590F"/>
    <w:rsid w:val="00AC0A8A"/>
    <w:rsid w:val="00AC4B8C"/>
    <w:rsid w:val="00AD3D45"/>
    <w:rsid w:val="00AD5B66"/>
    <w:rsid w:val="00AD782A"/>
    <w:rsid w:val="00AE2D27"/>
    <w:rsid w:val="00AE5049"/>
    <w:rsid w:val="00AE5A31"/>
    <w:rsid w:val="00AE654E"/>
    <w:rsid w:val="00AE778B"/>
    <w:rsid w:val="00AE7E73"/>
    <w:rsid w:val="00AF009E"/>
    <w:rsid w:val="00AF0969"/>
    <w:rsid w:val="00AF1C94"/>
    <w:rsid w:val="00B00664"/>
    <w:rsid w:val="00B017CD"/>
    <w:rsid w:val="00B01D4B"/>
    <w:rsid w:val="00B11683"/>
    <w:rsid w:val="00B11FBA"/>
    <w:rsid w:val="00B1249C"/>
    <w:rsid w:val="00B13AB6"/>
    <w:rsid w:val="00B15C6A"/>
    <w:rsid w:val="00B21D8D"/>
    <w:rsid w:val="00B3416A"/>
    <w:rsid w:val="00B438BC"/>
    <w:rsid w:val="00B44101"/>
    <w:rsid w:val="00B4553E"/>
    <w:rsid w:val="00B46092"/>
    <w:rsid w:val="00B535DA"/>
    <w:rsid w:val="00B56027"/>
    <w:rsid w:val="00B56EB7"/>
    <w:rsid w:val="00B64811"/>
    <w:rsid w:val="00B662BF"/>
    <w:rsid w:val="00B66FF4"/>
    <w:rsid w:val="00B70130"/>
    <w:rsid w:val="00B72E8B"/>
    <w:rsid w:val="00B74F83"/>
    <w:rsid w:val="00B76ACC"/>
    <w:rsid w:val="00B776C7"/>
    <w:rsid w:val="00B85917"/>
    <w:rsid w:val="00B85FAD"/>
    <w:rsid w:val="00B90F38"/>
    <w:rsid w:val="00B91138"/>
    <w:rsid w:val="00B9124E"/>
    <w:rsid w:val="00B93D5B"/>
    <w:rsid w:val="00B94614"/>
    <w:rsid w:val="00B97BF7"/>
    <w:rsid w:val="00BA3041"/>
    <w:rsid w:val="00BA389B"/>
    <w:rsid w:val="00BB621E"/>
    <w:rsid w:val="00BC0B15"/>
    <w:rsid w:val="00BC3E99"/>
    <w:rsid w:val="00BC4FC1"/>
    <w:rsid w:val="00BD391E"/>
    <w:rsid w:val="00BD3DFC"/>
    <w:rsid w:val="00BD5761"/>
    <w:rsid w:val="00BD65C6"/>
    <w:rsid w:val="00BE4A7D"/>
    <w:rsid w:val="00BF6071"/>
    <w:rsid w:val="00BF6A14"/>
    <w:rsid w:val="00C01007"/>
    <w:rsid w:val="00C0475C"/>
    <w:rsid w:val="00C11F4F"/>
    <w:rsid w:val="00C121BE"/>
    <w:rsid w:val="00C20525"/>
    <w:rsid w:val="00C266DC"/>
    <w:rsid w:val="00C31BA0"/>
    <w:rsid w:val="00C33599"/>
    <w:rsid w:val="00C36B90"/>
    <w:rsid w:val="00C411E3"/>
    <w:rsid w:val="00C42253"/>
    <w:rsid w:val="00C43C95"/>
    <w:rsid w:val="00C517D8"/>
    <w:rsid w:val="00C52A9E"/>
    <w:rsid w:val="00C60AB4"/>
    <w:rsid w:val="00C678E6"/>
    <w:rsid w:val="00C7059E"/>
    <w:rsid w:val="00C74C2D"/>
    <w:rsid w:val="00C852E4"/>
    <w:rsid w:val="00C86644"/>
    <w:rsid w:val="00C90FD0"/>
    <w:rsid w:val="00C91AD0"/>
    <w:rsid w:val="00C967E9"/>
    <w:rsid w:val="00CA38BD"/>
    <w:rsid w:val="00CA4753"/>
    <w:rsid w:val="00CB5A04"/>
    <w:rsid w:val="00CC01AB"/>
    <w:rsid w:val="00CD27FA"/>
    <w:rsid w:val="00CD34E9"/>
    <w:rsid w:val="00CD39F7"/>
    <w:rsid w:val="00CD5159"/>
    <w:rsid w:val="00CE1A5E"/>
    <w:rsid w:val="00CE5AF1"/>
    <w:rsid w:val="00CE773E"/>
    <w:rsid w:val="00CF632E"/>
    <w:rsid w:val="00D00D70"/>
    <w:rsid w:val="00D01B33"/>
    <w:rsid w:val="00D02A55"/>
    <w:rsid w:val="00D02C83"/>
    <w:rsid w:val="00D0538F"/>
    <w:rsid w:val="00D1398D"/>
    <w:rsid w:val="00D13BD9"/>
    <w:rsid w:val="00D17BBB"/>
    <w:rsid w:val="00D2083A"/>
    <w:rsid w:val="00D22066"/>
    <w:rsid w:val="00D247BD"/>
    <w:rsid w:val="00D24F4F"/>
    <w:rsid w:val="00D27FCE"/>
    <w:rsid w:val="00D30712"/>
    <w:rsid w:val="00D307D1"/>
    <w:rsid w:val="00D31B36"/>
    <w:rsid w:val="00D33C78"/>
    <w:rsid w:val="00D3730B"/>
    <w:rsid w:val="00D4256B"/>
    <w:rsid w:val="00D44300"/>
    <w:rsid w:val="00D471AB"/>
    <w:rsid w:val="00D5333B"/>
    <w:rsid w:val="00D57E55"/>
    <w:rsid w:val="00D63E31"/>
    <w:rsid w:val="00D70704"/>
    <w:rsid w:val="00D75805"/>
    <w:rsid w:val="00D76EBF"/>
    <w:rsid w:val="00D83F8D"/>
    <w:rsid w:val="00D862CA"/>
    <w:rsid w:val="00D9221E"/>
    <w:rsid w:val="00D95C6A"/>
    <w:rsid w:val="00D96EDE"/>
    <w:rsid w:val="00D974A0"/>
    <w:rsid w:val="00D9763B"/>
    <w:rsid w:val="00DA3946"/>
    <w:rsid w:val="00DB3D52"/>
    <w:rsid w:val="00DC2DE9"/>
    <w:rsid w:val="00DD3341"/>
    <w:rsid w:val="00DD3BD4"/>
    <w:rsid w:val="00DD404B"/>
    <w:rsid w:val="00DD4869"/>
    <w:rsid w:val="00DE00FC"/>
    <w:rsid w:val="00DE1604"/>
    <w:rsid w:val="00DE3A6C"/>
    <w:rsid w:val="00DE69BA"/>
    <w:rsid w:val="00DE7D90"/>
    <w:rsid w:val="00DF5AB8"/>
    <w:rsid w:val="00DF6886"/>
    <w:rsid w:val="00DF7E0E"/>
    <w:rsid w:val="00E02E52"/>
    <w:rsid w:val="00E15205"/>
    <w:rsid w:val="00E21C46"/>
    <w:rsid w:val="00E31B89"/>
    <w:rsid w:val="00E34757"/>
    <w:rsid w:val="00E50236"/>
    <w:rsid w:val="00E50DF8"/>
    <w:rsid w:val="00E51344"/>
    <w:rsid w:val="00E53816"/>
    <w:rsid w:val="00E54DB4"/>
    <w:rsid w:val="00E650A2"/>
    <w:rsid w:val="00E65E57"/>
    <w:rsid w:val="00E66210"/>
    <w:rsid w:val="00E66571"/>
    <w:rsid w:val="00E701CF"/>
    <w:rsid w:val="00E732F0"/>
    <w:rsid w:val="00E73955"/>
    <w:rsid w:val="00E741A6"/>
    <w:rsid w:val="00E74B8D"/>
    <w:rsid w:val="00E84E43"/>
    <w:rsid w:val="00E85E2B"/>
    <w:rsid w:val="00E85EBD"/>
    <w:rsid w:val="00E919AE"/>
    <w:rsid w:val="00E92DF2"/>
    <w:rsid w:val="00E95FE3"/>
    <w:rsid w:val="00EB227D"/>
    <w:rsid w:val="00EB7E7C"/>
    <w:rsid w:val="00EC00B0"/>
    <w:rsid w:val="00EC63C8"/>
    <w:rsid w:val="00ED7E49"/>
    <w:rsid w:val="00EE09DE"/>
    <w:rsid w:val="00EE40F3"/>
    <w:rsid w:val="00EE5502"/>
    <w:rsid w:val="00F04D13"/>
    <w:rsid w:val="00F07EB3"/>
    <w:rsid w:val="00F1494D"/>
    <w:rsid w:val="00F17997"/>
    <w:rsid w:val="00F2094E"/>
    <w:rsid w:val="00F255D5"/>
    <w:rsid w:val="00F27118"/>
    <w:rsid w:val="00F3370E"/>
    <w:rsid w:val="00F34166"/>
    <w:rsid w:val="00F34710"/>
    <w:rsid w:val="00F34D55"/>
    <w:rsid w:val="00F35E87"/>
    <w:rsid w:val="00F41C7E"/>
    <w:rsid w:val="00F43D3D"/>
    <w:rsid w:val="00F45B57"/>
    <w:rsid w:val="00F45BFC"/>
    <w:rsid w:val="00F5366A"/>
    <w:rsid w:val="00F538F1"/>
    <w:rsid w:val="00F5660B"/>
    <w:rsid w:val="00F60587"/>
    <w:rsid w:val="00F63BDF"/>
    <w:rsid w:val="00F65068"/>
    <w:rsid w:val="00F65201"/>
    <w:rsid w:val="00F70D10"/>
    <w:rsid w:val="00F72A64"/>
    <w:rsid w:val="00F73D4A"/>
    <w:rsid w:val="00F766F6"/>
    <w:rsid w:val="00F80ECB"/>
    <w:rsid w:val="00F82D17"/>
    <w:rsid w:val="00F8656A"/>
    <w:rsid w:val="00F91D91"/>
    <w:rsid w:val="00F9268F"/>
    <w:rsid w:val="00F943C9"/>
    <w:rsid w:val="00F9693B"/>
    <w:rsid w:val="00F97D1D"/>
    <w:rsid w:val="00FA0F14"/>
    <w:rsid w:val="00FA27B8"/>
    <w:rsid w:val="00FB24FB"/>
    <w:rsid w:val="00FB2E07"/>
    <w:rsid w:val="00FB438B"/>
    <w:rsid w:val="00FB6297"/>
    <w:rsid w:val="00FB7D8C"/>
    <w:rsid w:val="00FC1051"/>
    <w:rsid w:val="00FC5606"/>
    <w:rsid w:val="00FD2750"/>
    <w:rsid w:val="00FD3602"/>
    <w:rsid w:val="00FD44AD"/>
    <w:rsid w:val="00FD7355"/>
    <w:rsid w:val="00FE3683"/>
    <w:rsid w:val="00FE3AE5"/>
    <w:rsid w:val="00FE7ADD"/>
    <w:rsid w:val="00FF532B"/>
    <w:rsid w:val="00FF5CE5"/>
    <w:rsid w:val="0376C905"/>
    <w:rsid w:val="36925DC0"/>
    <w:rsid w:val="41888FF9"/>
    <w:rsid w:val="4D101F99"/>
    <w:rsid w:val="64310199"/>
    <w:rsid w:val="7349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040A0"/>
  <w15:docId w15:val="{FD85FB58-638B-441E-9795-84F3F5F4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2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ind w:left="377" w:hanging="265"/>
      <w:outlineLvl w:val="2"/>
    </w:pPr>
    <w:rPr>
      <w:b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ind w:right="219"/>
      <w:jc w:val="center"/>
      <w:outlineLvl w:val="4"/>
    </w:pPr>
    <w:rPr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138"/>
      <w:ind w:left="112"/>
      <w:outlineLvl w:val="5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41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11E3"/>
  </w:style>
  <w:style w:type="paragraph" w:styleId="Rodap">
    <w:name w:val="footer"/>
    <w:basedOn w:val="Normal"/>
    <w:link w:val="RodapChar"/>
    <w:uiPriority w:val="99"/>
    <w:unhideWhenUsed/>
    <w:rsid w:val="00C41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11E3"/>
  </w:style>
  <w:style w:type="paragraph" w:styleId="Textodebalo">
    <w:name w:val="Balloon Text"/>
    <w:basedOn w:val="Normal"/>
    <w:link w:val="TextodebaloChar"/>
    <w:uiPriority w:val="99"/>
    <w:semiHidden/>
    <w:unhideWhenUsed/>
    <w:rsid w:val="007F3CC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3CC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F45B57"/>
    <w:pPr>
      <w:ind w:left="720"/>
      <w:contextualSpacing/>
    </w:pPr>
  </w:style>
  <w:style w:type="table" w:styleId="Tabelacomgrade">
    <w:name w:val="Table Grid"/>
    <w:basedOn w:val="Tabelanormal"/>
    <w:uiPriority w:val="39"/>
    <w:rsid w:val="00F72A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99"/>
    <w:semiHidden/>
    <w:unhideWhenUsed/>
    <w:rsid w:val="005C4BE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C4BE2"/>
  </w:style>
  <w:style w:type="paragraph" w:styleId="Reviso">
    <w:name w:val="Revision"/>
    <w:hidden/>
    <w:uiPriority w:val="99"/>
    <w:semiHidden/>
    <w:rsid w:val="004543B1"/>
    <w:pPr>
      <w:widowControl/>
    </w:pPr>
  </w:style>
  <w:style w:type="paragraph" w:styleId="Sumrio1">
    <w:name w:val="toc 1"/>
    <w:basedOn w:val="Normal"/>
    <w:uiPriority w:val="39"/>
    <w:qFormat/>
    <w:rsid w:val="00BF6071"/>
    <w:pPr>
      <w:autoSpaceDE w:val="0"/>
      <w:autoSpaceDN w:val="0"/>
      <w:spacing w:before="17"/>
      <w:ind w:left="112"/>
    </w:pPr>
    <w:rPr>
      <w:b/>
      <w:bCs/>
      <w:sz w:val="20"/>
      <w:szCs w:val="20"/>
      <w:lang w:val="en-US" w:eastAsia="en-US"/>
    </w:rPr>
  </w:style>
  <w:style w:type="character" w:styleId="Hyperlink">
    <w:name w:val="Hyperlink"/>
    <w:basedOn w:val="Fontepargpadro"/>
    <w:uiPriority w:val="99"/>
    <w:unhideWhenUsed/>
    <w:rsid w:val="00BF60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00.png"/><Relationship Id="rId2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0C227-0595-4C33-A632-7FE999BA7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1264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Links>
    <vt:vector size="24" baseType="variant">
      <vt:variant>
        <vt:i4>1704047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_35nkun2</vt:lpwstr>
      </vt:variant>
      <vt:variant>
        <vt:i4>852085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_26in1rg</vt:lpwstr>
      </vt:variant>
      <vt:variant>
        <vt:i4>4456563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_2et92p0</vt:lpwstr>
      </vt:variant>
      <vt:variant>
        <vt:i4>131119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_1fob9te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Cleber Bidoia</dc:creator>
  <cp:keywords/>
  <cp:lastModifiedBy>Douglas de Cassio Quinzani Gaspar</cp:lastModifiedBy>
  <cp:revision>238</cp:revision>
  <cp:lastPrinted>2025-05-06T19:01:00Z</cp:lastPrinted>
  <dcterms:created xsi:type="dcterms:W3CDTF">2024-10-22T19:18:00Z</dcterms:created>
  <dcterms:modified xsi:type="dcterms:W3CDTF">2025-05-08T20:12:00Z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2022-11-01T00:00:00Z</vt:lpwstr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lpwstr>2024-04-12T00:00:00Z</vt:lpwstr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  <property fmtid="{D5CDD505-2E9C-101B-9397-08002B2CF9AE}" pid="10" name="MediaServiceImageTags">
    <vt:lpwstr>MediaServiceImageTags</vt:lpwstr>
  </property>
</Properties>
</file>